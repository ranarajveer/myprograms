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4EC4" w:rsidRDefault="00BD4EC4" w:rsidP="00835752">
      <w:pPr>
        <w:shd w:val="clear" w:color="auto" w:fill="FFFFFF"/>
        <w:spacing w:after="0" w:line="223" w:lineRule="atLeast"/>
        <w:textAlignment w:val="baseline"/>
        <w:outlineLvl w:val="1"/>
        <w:rPr>
          <w:rFonts w:ascii="inherit" w:eastAsia="Times New Roman" w:hAnsi="inherit" w:cs="Times New Roman"/>
          <w:b/>
          <w:bCs/>
          <w:color w:val="242D36"/>
          <w:spacing w:val="8"/>
          <w:sz w:val="36"/>
          <w:szCs w:val="36"/>
          <w:bdr w:val="none" w:sz="0" w:space="0" w:color="auto" w:frame="1"/>
        </w:rPr>
      </w:pPr>
    </w:p>
    <w:p w:rsidR="00BD4EC4" w:rsidRDefault="00BD4EC4" w:rsidP="00835752">
      <w:pPr>
        <w:shd w:val="clear" w:color="auto" w:fill="FFFFFF"/>
        <w:spacing w:after="0" w:line="223" w:lineRule="atLeast"/>
        <w:textAlignment w:val="baseline"/>
        <w:outlineLvl w:val="1"/>
        <w:rPr>
          <w:rFonts w:ascii="inherit" w:eastAsia="Times New Roman" w:hAnsi="inherit" w:cs="Times New Roman"/>
          <w:b/>
          <w:bCs/>
          <w:color w:val="242D36"/>
          <w:spacing w:val="8"/>
          <w:sz w:val="36"/>
          <w:szCs w:val="36"/>
          <w:bdr w:val="none" w:sz="0" w:space="0" w:color="auto" w:frame="1"/>
        </w:rPr>
      </w:pPr>
      <w:r w:rsidRPr="00BD4EC4">
        <w:rPr>
          <w:rFonts w:ascii="inherit" w:eastAsia="Times New Roman" w:hAnsi="inherit" w:cs="Times New Roman"/>
          <w:b/>
          <w:bCs/>
          <w:color w:val="242D36"/>
          <w:spacing w:val="8"/>
          <w:sz w:val="36"/>
          <w:szCs w:val="36"/>
          <w:bdr w:val="none" w:sz="0" w:space="0" w:color="auto" w:frame="1"/>
        </w:rPr>
        <w:t>https://www.jackrutorial.com/search/label/spring%20mvc%20tutorial</w:t>
      </w:r>
      <w:bookmarkStart w:id="0" w:name="_GoBack"/>
      <w:bookmarkEnd w:id="0"/>
    </w:p>
    <w:p w:rsidR="00835752" w:rsidRPr="00835752" w:rsidRDefault="00835752" w:rsidP="00835752">
      <w:pPr>
        <w:shd w:val="clear" w:color="auto" w:fill="FFFFFF"/>
        <w:spacing w:after="0" w:line="223" w:lineRule="atLeast"/>
        <w:textAlignment w:val="baseline"/>
        <w:outlineLvl w:val="1"/>
        <w:rPr>
          <w:rFonts w:ascii="Roboto" w:eastAsia="Times New Roman" w:hAnsi="Roboto" w:cs="Times New Roman"/>
          <w:b/>
          <w:bCs/>
          <w:color w:val="242D36"/>
          <w:spacing w:val="8"/>
          <w:sz w:val="48"/>
          <w:szCs w:val="48"/>
        </w:rPr>
      </w:pPr>
      <w:r w:rsidRPr="00835752">
        <w:rPr>
          <w:rFonts w:ascii="inherit" w:eastAsia="Times New Roman" w:hAnsi="inherit" w:cs="Times New Roman"/>
          <w:b/>
          <w:bCs/>
          <w:color w:val="242D36"/>
          <w:spacing w:val="8"/>
          <w:sz w:val="36"/>
          <w:szCs w:val="36"/>
          <w:bdr w:val="none" w:sz="0" w:space="0" w:color="auto" w:frame="1"/>
        </w:rPr>
        <w:t>Setting up Database</w:t>
      </w:r>
    </w:p>
    <w:p w:rsidR="00835752" w:rsidRPr="00835752" w:rsidRDefault="00835752" w:rsidP="008357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Execute the following MySQL script in order to create a database named </w:t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jack_rutorial_demo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 with a table named </w:t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customer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.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CREATE DATABASE 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`jack_rutorial_demo`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CREATE TABLE 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`customer`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(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`id`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int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11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) NOT NULL AUTO_INCREMENT,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`firstname`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varchar(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45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) NOT NULL DEFAULT 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''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,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`lastname`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varchar(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45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) NOT NULL DEFAULT 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''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,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`gender`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varchar(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10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) NOT NULL DEFAULT 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''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,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`address`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varchar(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200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) NOT NULL DEFAULT 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''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,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PRIMARY KEY (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`id`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)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444444"/>
          <w:spacing w:val="8"/>
          <w:sz w:val="15"/>
          <w:szCs w:val="15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) ENGINE=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InnoDB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DEFAULT CHARSET=utf8;</w:t>
      </w:r>
    </w:p>
    <w:p w:rsidR="00835752" w:rsidRPr="00835752" w:rsidRDefault="00835752" w:rsidP="008357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</w:p>
    <w:p w:rsidR="00835752" w:rsidRPr="00835752" w:rsidRDefault="00835752" w:rsidP="00835752">
      <w:pPr>
        <w:shd w:val="clear" w:color="auto" w:fill="FFFFFF"/>
        <w:spacing w:after="0" w:line="223" w:lineRule="atLeast"/>
        <w:textAlignment w:val="baseline"/>
        <w:outlineLvl w:val="1"/>
        <w:rPr>
          <w:rFonts w:ascii="Roboto" w:eastAsia="Times New Roman" w:hAnsi="Roboto" w:cs="Times New Roman"/>
          <w:b/>
          <w:bCs/>
          <w:color w:val="242D36"/>
          <w:spacing w:val="8"/>
          <w:sz w:val="48"/>
          <w:szCs w:val="48"/>
        </w:rPr>
      </w:pPr>
      <w:r w:rsidRPr="00835752">
        <w:rPr>
          <w:rFonts w:ascii="inherit" w:eastAsia="Times New Roman" w:hAnsi="inherit" w:cs="Times New Roman"/>
          <w:b/>
          <w:bCs/>
          <w:color w:val="242D36"/>
          <w:spacing w:val="8"/>
          <w:sz w:val="36"/>
          <w:szCs w:val="36"/>
          <w:bdr w:val="none" w:sz="0" w:space="0" w:color="auto" w:frame="1"/>
        </w:rPr>
        <w:t>Project Structure</w:t>
      </w:r>
    </w:p>
    <w:p w:rsidR="00835752" w:rsidRPr="00835752" w:rsidRDefault="00835752" w:rsidP="008357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The following screenshot shows final structure of the project.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</w:p>
    <w:p w:rsidR="00835752" w:rsidRPr="00835752" w:rsidRDefault="00835752" w:rsidP="00835752">
      <w:pPr>
        <w:shd w:val="clear" w:color="auto" w:fill="FFFFFF"/>
        <w:spacing w:after="0" w:line="240" w:lineRule="auto"/>
        <w:jc w:val="center"/>
        <w:textAlignment w:val="baseline"/>
        <w:rPr>
          <w:rFonts w:ascii="Roboto" w:eastAsia="Times New Roman" w:hAnsi="Roboto" w:cs="Times New Roman"/>
          <w:color w:val="444444"/>
          <w:spacing w:val="8"/>
          <w:sz w:val="24"/>
          <w:szCs w:val="24"/>
        </w:rPr>
      </w:pPr>
      <w:r>
        <w:rPr>
          <w:rFonts w:ascii="Roboto" w:eastAsia="Times New Roman" w:hAnsi="Roboto" w:cs="Times New Roman"/>
          <w:noProof/>
          <w:color w:val="F45145"/>
          <w:spacing w:val="8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3649980" cy="6652260"/>
            <wp:effectExtent l="0" t="0" r="7620" b="0"/>
            <wp:docPr id="3" name="Picture 3" descr="Project Structure Spring 4 MVC Hibernate MySQL Database Maven CRUD Operations Integration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ject Structure Spring 4 MVC Hibernate MySQL Database Maven CRUD Operations Integration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665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752" w:rsidRPr="00835752" w:rsidRDefault="00835752" w:rsidP="008357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</w:p>
    <w:p w:rsidR="00835752" w:rsidRPr="00835752" w:rsidRDefault="00835752" w:rsidP="00835752">
      <w:pPr>
        <w:shd w:val="clear" w:color="auto" w:fill="FFFFFF"/>
        <w:spacing w:after="0" w:line="223" w:lineRule="atLeast"/>
        <w:textAlignment w:val="baseline"/>
        <w:outlineLvl w:val="1"/>
        <w:rPr>
          <w:rFonts w:ascii="Roboto" w:eastAsia="Times New Roman" w:hAnsi="Roboto" w:cs="Times New Roman"/>
          <w:b/>
          <w:bCs/>
          <w:color w:val="242D36"/>
          <w:spacing w:val="8"/>
          <w:sz w:val="48"/>
          <w:szCs w:val="48"/>
        </w:rPr>
      </w:pPr>
      <w:r w:rsidRPr="00835752">
        <w:rPr>
          <w:rFonts w:ascii="inherit" w:eastAsia="Times New Roman" w:hAnsi="inherit" w:cs="Times New Roman"/>
          <w:b/>
          <w:bCs/>
          <w:color w:val="242D36"/>
          <w:spacing w:val="8"/>
          <w:sz w:val="36"/>
          <w:szCs w:val="36"/>
          <w:bdr w:val="none" w:sz="0" w:space="0" w:color="auto" w:frame="1"/>
        </w:rPr>
        <w:t>Create Maven Project</w:t>
      </w:r>
    </w:p>
    <w:p w:rsidR="00835752" w:rsidRPr="00835752" w:rsidRDefault="00835752" w:rsidP="008357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</w:p>
    <w:p w:rsidR="00835752" w:rsidRPr="00835752" w:rsidRDefault="00835752" w:rsidP="00835752">
      <w:pPr>
        <w:numPr>
          <w:ilvl w:val="0"/>
          <w:numId w:val="1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rFonts w:ascii="inherit" w:eastAsia="Times New Roman" w:hAnsi="inherit" w:cs="Times New Roman"/>
          <w:color w:val="666666"/>
          <w:spacing w:val="8"/>
          <w:sz w:val="23"/>
          <w:szCs w:val="23"/>
        </w:rPr>
      </w:pPr>
      <w:r w:rsidRPr="00835752">
        <w:rPr>
          <w:rFonts w:ascii="inherit" w:eastAsia="Times New Roman" w:hAnsi="inherit" w:cs="Times New Roman"/>
          <w:color w:val="666666"/>
          <w:spacing w:val="8"/>
          <w:sz w:val="23"/>
          <w:szCs w:val="23"/>
        </w:rPr>
        <w:t>Launch Eclipse IDE.</w:t>
      </w:r>
    </w:p>
    <w:p w:rsidR="00835752" w:rsidRPr="00835752" w:rsidRDefault="00835752" w:rsidP="00835752">
      <w:pPr>
        <w:numPr>
          <w:ilvl w:val="0"/>
          <w:numId w:val="1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rFonts w:ascii="inherit" w:eastAsia="Times New Roman" w:hAnsi="inherit" w:cs="Times New Roman"/>
          <w:color w:val="666666"/>
          <w:spacing w:val="8"/>
          <w:sz w:val="23"/>
          <w:szCs w:val="23"/>
        </w:rPr>
      </w:pPr>
      <w:r w:rsidRPr="00835752">
        <w:rPr>
          <w:rFonts w:ascii="inherit" w:eastAsia="Times New Roman" w:hAnsi="inherit" w:cs="Times New Roman"/>
          <w:color w:val="666666"/>
          <w:spacing w:val="8"/>
          <w:sz w:val="23"/>
          <w:szCs w:val="23"/>
        </w:rPr>
        <w:lastRenderedPageBreak/>
        <w:t>Go to File-&gt; New-&gt; Others... Select Maven Project under Maven category then click Next.</w:t>
      </w:r>
    </w:p>
    <w:p w:rsidR="00835752" w:rsidRPr="00835752" w:rsidRDefault="00835752" w:rsidP="00835752">
      <w:pPr>
        <w:numPr>
          <w:ilvl w:val="0"/>
          <w:numId w:val="1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rFonts w:ascii="inherit" w:eastAsia="Times New Roman" w:hAnsi="inherit" w:cs="Times New Roman"/>
          <w:color w:val="666666"/>
          <w:spacing w:val="8"/>
          <w:sz w:val="23"/>
          <w:szCs w:val="23"/>
        </w:rPr>
      </w:pPr>
      <w:r w:rsidRPr="00835752">
        <w:rPr>
          <w:rFonts w:ascii="inherit" w:eastAsia="Times New Roman" w:hAnsi="inherit" w:cs="Times New Roman"/>
          <w:color w:val="666666"/>
          <w:spacing w:val="8"/>
          <w:sz w:val="23"/>
          <w:szCs w:val="23"/>
        </w:rPr>
        <w:t>In New Maven Project wizard, select "Create a simpel project(skip archetype selection)" and click on Next</w:t>
      </w:r>
    </w:p>
    <w:p w:rsidR="00835752" w:rsidRPr="00835752" w:rsidRDefault="00835752" w:rsidP="00835752">
      <w:pPr>
        <w:numPr>
          <w:ilvl w:val="0"/>
          <w:numId w:val="1"/>
        </w:numPr>
        <w:shd w:val="clear" w:color="auto" w:fill="FFFFFF"/>
        <w:spacing w:after="0" w:line="240" w:lineRule="auto"/>
        <w:ind w:left="528" w:firstLine="0"/>
        <w:textAlignment w:val="baseline"/>
        <w:rPr>
          <w:rFonts w:ascii="inherit" w:eastAsia="Times New Roman" w:hAnsi="inherit" w:cs="Times New Roman"/>
          <w:color w:val="666666"/>
          <w:spacing w:val="8"/>
          <w:sz w:val="23"/>
          <w:szCs w:val="23"/>
        </w:rPr>
      </w:pPr>
      <w:r w:rsidRPr="00835752">
        <w:rPr>
          <w:rFonts w:ascii="inherit" w:eastAsia="Times New Roman" w:hAnsi="inherit" w:cs="Times New Roman"/>
          <w:color w:val="666666"/>
          <w:spacing w:val="8"/>
          <w:sz w:val="23"/>
          <w:szCs w:val="23"/>
        </w:rPr>
        <w:t>In next wizard, type "</w:t>
      </w:r>
      <w:r w:rsidRPr="00835752">
        <w:rPr>
          <w:rFonts w:ascii="inherit" w:eastAsia="Times New Roman" w:hAnsi="inherit" w:cs="Times New Roman"/>
          <w:b/>
          <w:bCs/>
          <w:i/>
          <w:iCs/>
          <w:color w:val="666666"/>
          <w:spacing w:val="8"/>
          <w:sz w:val="23"/>
          <w:szCs w:val="23"/>
          <w:bdr w:val="none" w:sz="0" w:space="0" w:color="auto" w:frame="1"/>
        </w:rPr>
        <w:t>com.jackrutorial</w:t>
      </w:r>
      <w:r w:rsidRPr="00835752">
        <w:rPr>
          <w:rFonts w:ascii="inherit" w:eastAsia="Times New Roman" w:hAnsi="inherit" w:cs="Times New Roman"/>
          <w:color w:val="666666"/>
          <w:spacing w:val="8"/>
          <w:sz w:val="23"/>
          <w:szCs w:val="23"/>
        </w:rPr>
        <w:t>" in the "Group ID:" field</w:t>
      </w:r>
    </w:p>
    <w:p w:rsidR="00835752" w:rsidRPr="00835752" w:rsidRDefault="00835752" w:rsidP="00835752">
      <w:pPr>
        <w:numPr>
          <w:ilvl w:val="0"/>
          <w:numId w:val="1"/>
        </w:numPr>
        <w:shd w:val="clear" w:color="auto" w:fill="FFFFFF"/>
        <w:spacing w:after="0" w:line="240" w:lineRule="auto"/>
        <w:ind w:left="528" w:firstLine="0"/>
        <w:textAlignment w:val="baseline"/>
        <w:rPr>
          <w:rFonts w:ascii="inherit" w:eastAsia="Times New Roman" w:hAnsi="inherit" w:cs="Times New Roman"/>
          <w:color w:val="666666"/>
          <w:spacing w:val="8"/>
          <w:sz w:val="23"/>
          <w:szCs w:val="23"/>
        </w:rPr>
      </w:pPr>
      <w:r w:rsidRPr="00835752">
        <w:rPr>
          <w:rFonts w:ascii="inherit" w:eastAsia="Times New Roman" w:hAnsi="inherit" w:cs="Times New Roman"/>
          <w:color w:val="666666"/>
          <w:spacing w:val="8"/>
          <w:sz w:val="23"/>
          <w:szCs w:val="23"/>
        </w:rPr>
        <w:t>Type "</w:t>
      </w:r>
      <w:r w:rsidRPr="00835752">
        <w:rPr>
          <w:rFonts w:ascii="inherit" w:eastAsia="Times New Roman" w:hAnsi="inherit" w:cs="Times New Roman"/>
          <w:b/>
          <w:bCs/>
          <w:i/>
          <w:iCs/>
          <w:color w:val="666666"/>
          <w:spacing w:val="8"/>
          <w:sz w:val="23"/>
          <w:szCs w:val="23"/>
          <w:bdr w:val="none" w:sz="0" w:space="0" w:color="auto" w:frame="1"/>
        </w:rPr>
        <w:t>SpringMVCHibernateExample</w:t>
      </w:r>
      <w:r w:rsidRPr="00835752">
        <w:rPr>
          <w:rFonts w:ascii="inherit" w:eastAsia="Times New Roman" w:hAnsi="inherit" w:cs="Times New Roman"/>
          <w:color w:val="666666"/>
          <w:spacing w:val="8"/>
          <w:sz w:val="23"/>
          <w:szCs w:val="23"/>
        </w:rPr>
        <w:t>" in the "Artifact Id:" field</w:t>
      </w:r>
    </w:p>
    <w:p w:rsidR="00835752" w:rsidRPr="00835752" w:rsidRDefault="00835752" w:rsidP="00835752">
      <w:pPr>
        <w:numPr>
          <w:ilvl w:val="0"/>
          <w:numId w:val="1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rFonts w:ascii="inherit" w:eastAsia="Times New Roman" w:hAnsi="inherit" w:cs="Times New Roman"/>
          <w:color w:val="666666"/>
          <w:spacing w:val="8"/>
          <w:sz w:val="23"/>
          <w:szCs w:val="23"/>
        </w:rPr>
      </w:pPr>
      <w:r w:rsidRPr="00835752">
        <w:rPr>
          <w:rFonts w:ascii="inherit" w:eastAsia="Times New Roman" w:hAnsi="inherit" w:cs="Times New Roman"/>
          <w:color w:val="666666"/>
          <w:spacing w:val="8"/>
          <w:sz w:val="23"/>
          <w:szCs w:val="23"/>
        </w:rPr>
        <w:t>Packaging -&gt; War</w:t>
      </w:r>
    </w:p>
    <w:p w:rsidR="00835752" w:rsidRPr="00835752" w:rsidRDefault="00835752" w:rsidP="00835752">
      <w:pPr>
        <w:numPr>
          <w:ilvl w:val="0"/>
          <w:numId w:val="1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rFonts w:ascii="inherit" w:eastAsia="Times New Roman" w:hAnsi="inherit" w:cs="Times New Roman"/>
          <w:color w:val="666666"/>
          <w:spacing w:val="8"/>
          <w:sz w:val="23"/>
          <w:szCs w:val="23"/>
        </w:rPr>
      </w:pPr>
      <w:r w:rsidRPr="00835752">
        <w:rPr>
          <w:rFonts w:ascii="inherit" w:eastAsia="Times New Roman" w:hAnsi="inherit" w:cs="Times New Roman"/>
          <w:color w:val="666666"/>
          <w:spacing w:val="8"/>
          <w:sz w:val="23"/>
          <w:szCs w:val="23"/>
        </w:rPr>
        <w:t>Click Finish.</w:t>
      </w:r>
    </w:p>
    <w:p w:rsidR="00835752" w:rsidRPr="00835752" w:rsidRDefault="00835752" w:rsidP="008357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</w:p>
    <w:p w:rsidR="00835752" w:rsidRPr="00835752" w:rsidRDefault="00835752" w:rsidP="00835752">
      <w:pPr>
        <w:shd w:val="clear" w:color="auto" w:fill="FFFFFF"/>
        <w:spacing w:after="0" w:line="223" w:lineRule="atLeast"/>
        <w:textAlignment w:val="baseline"/>
        <w:outlineLvl w:val="1"/>
        <w:rPr>
          <w:rFonts w:ascii="Roboto" w:eastAsia="Times New Roman" w:hAnsi="Roboto" w:cs="Times New Roman"/>
          <w:b/>
          <w:bCs/>
          <w:color w:val="242D36"/>
          <w:spacing w:val="8"/>
          <w:sz w:val="48"/>
          <w:szCs w:val="48"/>
        </w:rPr>
      </w:pPr>
      <w:r w:rsidRPr="00835752">
        <w:rPr>
          <w:rFonts w:ascii="inherit" w:eastAsia="Times New Roman" w:hAnsi="inherit" w:cs="Times New Roman"/>
          <w:b/>
          <w:bCs/>
          <w:color w:val="242D36"/>
          <w:spacing w:val="8"/>
          <w:sz w:val="36"/>
          <w:szCs w:val="36"/>
          <w:bdr w:val="none" w:sz="0" w:space="0" w:color="auto" w:frame="1"/>
        </w:rPr>
        <w:t>Maven Dependencies</w:t>
      </w:r>
    </w:p>
    <w:p w:rsidR="00835752" w:rsidRPr="00835752" w:rsidRDefault="00835752" w:rsidP="008357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We will update </w:t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pom.xml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 file to add the required dependencies for the following dependencies.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&lt;project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xmlns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 w:rsidRPr="00835752">
        <w:rPr>
          <w:rFonts w:ascii="Consolas" w:eastAsia="Times New Roman" w:hAnsi="Consolas" w:cs="Consolas"/>
          <w:color w:val="1999B3"/>
          <w:spacing w:val="8"/>
          <w:sz w:val="15"/>
          <w:szCs w:val="15"/>
          <w:bdr w:val="none" w:sz="0" w:space="0" w:color="auto" w:frame="1"/>
        </w:rPr>
        <w:t>"http://maven.apache.org/POM/4.0.0"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xmlns:xsi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 w:rsidRPr="00835752">
        <w:rPr>
          <w:rFonts w:ascii="Consolas" w:eastAsia="Times New Roman" w:hAnsi="Consolas" w:cs="Consolas"/>
          <w:color w:val="1999B3"/>
          <w:spacing w:val="8"/>
          <w:sz w:val="15"/>
          <w:szCs w:val="15"/>
          <w:bdr w:val="none" w:sz="0" w:space="0" w:color="auto" w:frame="1"/>
        </w:rPr>
        <w:t>"http://www.w3.org/2001/XMLSchema-instance"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xsi:schemaLocation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 w:rsidRPr="00835752">
        <w:rPr>
          <w:rFonts w:ascii="Consolas" w:eastAsia="Times New Roman" w:hAnsi="Consolas" w:cs="Consolas"/>
          <w:color w:val="1999B3"/>
          <w:spacing w:val="8"/>
          <w:sz w:val="15"/>
          <w:szCs w:val="15"/>
          <w:bdr w:val="none" w:sz="0" w:space="0" w:color="auto" w:frame="1"/>
        </w:rPr>
        <w:t>"http://maven.apache.org/POM/4.0.0 http://maven.apache.org/xsd/maven-4.0.0.xsd"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&lt;modelVersion&gt;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4.0.0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&lt;/modelVersion&gt;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&lt;groupId&gt;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com.jackrutorial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&lt;/groupId&gt;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&lt;artifactId&gt;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SpringMVCHibernateExample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&lt;/artifactId&gt;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&lt;version&gt;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0.0.1-SNAPSHOT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&lt;/version&gt;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&lt;packaging&gt;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war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&lt;/packaging&gt;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&lt;dependencies&gt;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&lt;dependency&gt;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&lt;groupId&gt;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org.springframework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&lt;/groupId&gt;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&lt;artifactId&gt;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spring-webmvc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&lt;/artifactId&gt;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&lt;version&gt;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4.3.0.RELEASE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&lt;/version&gt;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&lt;/dependency&gt;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&lt;dependency&gt;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&lt;groupId&gt;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org.springframework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&lt;/groupId&gt;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&lt;artifactId&gt;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spring-tx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&lt;/artifactId&gt;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&lt;version&gt;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4.3.0.RELEASE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&lt;/version&gt;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&lt;/dependency&gt;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&lt;dependency&gt;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&lt;groupId&gt;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jstl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&lt;/groupId&gt;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&lt;artifactId&gt;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jstl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&lt;/artifactId&gt;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&lt;version&gt;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1.2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&lt;/version&gt;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&lt;/dependency&gt;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&lt;dependency&gt;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&lt;groupId&gt;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javax.servlet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&lt;/groupId&gt;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&lt;artifactId&gt;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javax.servlet-api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&lt;/artifactId&gt;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&lt;version&gt;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3.1.0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&lt;/version&gt;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&lt;scope&gt;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provided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&lt;/scope&gt;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&lt;/dependency&gt;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&lt;dependency&gt;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&lt;groupId&gt;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org.springframework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&lt;/groupId&gt;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&lt;artifactId&gt;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spring-jdbc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&lt;/artifactId&gt;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&lt;version&gt;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4.3.0.RELEASE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&lt;/version&gt;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&lt;/dependency&gt;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&lt;dependency&gt;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&lt;groupId&gt;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org.springframework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&lt;/groupId&gt;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&lt;artifactId&gt;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spring-orm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&lt;/artifactId&gt;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&lt;version&gt;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4.3.0.RELEASE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&lt;/version&gt;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&lt;/dependency&gt;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lastRenderedPageBreak/>
        <w:t xml:space="preserve"> 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&lt;dependency&gt;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&lt;groupId&gt;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org.hibernate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&lt;/groupId&gt;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&lt;artifactId&gt;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hibernate-core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&lt;/artifactId&gt;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&lt;version&gt;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4.3.6.Final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&lt;/version&gt;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&lt;/dependency&gt;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&lt;dependency&gt;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&lt;groupId&gt;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javax.validation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&lt;/groupId&gt;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&lt;artifactId&gt;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validation-api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&lt;/artifactId&gt;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&lt;version&gt;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1.1.0.Final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&lt;/version&gt;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&lt;/dependency&gt;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&lt;/dependencies&gt;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&lt;build&gt;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&lt;pluginManagement&gt;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&lt;plugins&gt;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&lt;plugin&gt;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&lt;groupId&gt;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org.apache.maven.plugins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&lt;/groupId&gt;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&lt;artifactId&gt;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maven-war-plugin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&lt;/artifactId&gt;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&lt;version&gt;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2.4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&lt;/version&gt;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&lt;configuration&gt;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&lt;warSourceDirectory&gt;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src/main/webapp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&lt;/warSourceDirectory&gt;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&lt;failOnMissingWebXml&gt;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false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&lt;/failOnMissingWebXml&gt;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&lt;/configuration&gt;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&lt;/plugin&gt;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&lt;/plugins&gt;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&lt;/pluginManagement&gt;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&lt;/build&gt;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444444"/>
          <w:spacing w:val="8"/>
          <w:sz w:val="15"/>
          <w:szCs w:val="15"/>
        </w:rPr>
      </w:pP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&lt;/project&gt;</w:t>
      </w:r>
    </w:p>
    <w:p w:rsidR="00835752" w:rsidRPr="00835752" w:rsidRDefault="00835752" w:rsidP="008357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</w:p>
    <w:p w:rsidR="00835752" w:rsidRPr="00835752" w:rsidRDefault="00835752" w:rsidP="00835752">
      <w:pPr>
        <w:shd w:val="clear" w:color="auto" w:fill="FFFFFF"/>
        <w:spacing w:after="0" w:line="223" w:lineRule="atLeast"/>
        <w:textAlignment w:val="baseline"/>
        <w:outlineLvl w:val="1"/>
        <w:rPr>
          <w:rFonts w:ascii="Roboto" w:eastAsia="Times New Roman" w:hAnsi="Roboto" w:cs="Times New Roman"/>
          <w:b/>
          <w:bCs/>
          <w:color w:val="242D36"/>
          <w:spacing w:val="8"/>
          <w:sz w:val="48"/>
          <w:szCs w:val="48"/>
        </w:rPr>
      </w:pPr>
      <w:r w:rsidRPr="00835752">
        <w:rPr>
          <w:rFonts w:ascii="inherit" w:eastAsia="Times New Roman" w:hAnsi="inherit" w:cs="Times New Roman"/>
          <w:b/>
          <w:bCs/>
          <w:color w:val="242D36"/>
          <w:spacing w:val="8"/>
          <w:sz w:val="36"/>
          <w:szCs w:val="36"/>
          <w:bdr w:val="none" w:sz="0" w:space="0" w:color="auto" w:frame="1"/>
        </w:rPr>
        <w:t>Configure WebApp and Hibernate</w:t>
      </w:r>
    </w:p>
    <w:p w:rsidR="00835752" w:rsidRPr="00835752" w:rsidRDefault="00835752" w:rsidP="008357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To configure WebApp, we create class </w:t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WebConfig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, class </w:t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WebInitializer 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in </w:t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src 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folder with package name</w:t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 com.jackrutorial.config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 and write the following code in it.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WebConfig.java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package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com.jackrutorial.config;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org.springframework.context.annotation.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Bean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org.springframework.context.annotation.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ComponentScan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org.springframework.context.annotation.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Configuration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org.springframework.web.servlet.config.annotation.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EnableWebMvc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org.springframework.web.servlet.config.annotation.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ResourceHandlerRegistry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org.springframework.web.servlet.config.annotation.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WebMvcConfigurerAdapter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org.springframework.web.servlet.view.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InternalResourceViewResolver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org.springframework.web.servlet.view.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JstlView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@Configuration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@EnableWebMvc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@ComponentScan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(basePackages = { 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"com.jackrutorial"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})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class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WebConfig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extends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WebMvcConfigurerAdapter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{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@Override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void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addResourceHandlers(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ResourceHandlerRegistry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registry) {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registry.addResourceHandler(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"resources/**"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).addResourceLocations(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"/resources/"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}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@Bean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InternalResourceViewResolver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viewResolver(){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InternalResourceViewResolver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viewResolver =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new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InternalResourceViewResolver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();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viewResolver.setViewClass(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JstlView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class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lastRenderedPageBreak/>
        <w:t xml:space="preserve">  viewResolver.setPrefix(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"/WEB-INF/jsp/"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viewResolver.setSuffix(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".jsp"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return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viewResolver;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}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444444"/>
          <w:spacing w:val="8"/>
          <w:sz w:val="15"/>
          <w:szCs w:val="15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835752" w:rsidRPr="00835752" w:rsidRDefault="00835752" w:rsidP="008357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WebInitializer.java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package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com.jackrutorial.config;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org.springframework.web.servlet.support.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AbstractAnnotationConfigDispatcherServletInitializer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class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WebInitializer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extends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AbstractAnnotationConfigDispatcherServletInitializer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{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@Override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protected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Class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[] getRootConfigClasses() {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   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return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new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Class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[] {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WebConfig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class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};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}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@Override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protected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Class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[] getServletConfigClasses() {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   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return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null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}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@Override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protected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String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[] getServletMappings() {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   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return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new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String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[] { 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"/"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};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}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444444"/>
          <w:spacing w:val="8"/>
          <w:sz w:val="15"/>
          <w:szCs w:val="15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835752" w:rsidRPr="00835752" w:rsidRDefault="00835752" w:rsidP="008357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To configure hibernate, we create class </w:t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HibernateConfig 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in </w:t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src 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folder with package name </w:t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com.jackrutorial.config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 and write the following code in it.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HibernateConfig.java 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package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com.jackrutorial.config;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java.util.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Properties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javax.sql.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DataSource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org.hibernate.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SessionFactory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org.springframework.beans.factory.annotation.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Autowired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org.springframework.context.annotation.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Bean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org.springframework.context.annotation.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ComponentScan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org.springframework.context.annotation.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Configuration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org.springframework.context.annotation.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PropertySource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org.springframework.core.env.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Environment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org.springframework.jdbc.datasource.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DriverManagerDataSource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org.springframework.orm.hibernate4.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HibernateTransactionManager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org.springframework.orm.hibernate4.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LocalSessionFactoryBean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org.springframework.transaction.annotation.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EnableTransactionManagement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@Configuration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@EnableTransactionManagement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@ComponentScan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({ 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"com.jackrutorial.config"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})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@PropertySource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value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= { 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"classpath:config.properties"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})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class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HibernateConfig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{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@Autowired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private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Environment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environment;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@Bean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LocalSessionFactoryBean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sessionFactory() {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lastRenderedPageBreak/>
        <w:t xml:space="preserve">       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LocalSessionFactoryBean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sessionFactory =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new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LocalSessionFactoryBean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();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    sessionFactory.setDataSource(dataSource());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    sessionFactory.setPackagesToScan(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new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String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[] { 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"com.jackrutorial.model"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});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    sessionFactory.setHibernateProperties(hibernateProperties());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   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return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sessionFactory;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 }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@Bean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DataSource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dataSource() {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   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DriverManagerDataSource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dataSource =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new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DriverManagerDataSource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();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    dataSource.setDriverClassName(environment.getRequiredProperty(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"jdbc.driverClassName"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));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    dataSource.setUrl(environment.getRequiredProperty(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"jdbc.url"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));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    dataSource.setUsername(environment.getRequiredProperty(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"jdbc.username"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));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    dataSource.setPassword(environment.getRequiredProperty(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"jdbc.password"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));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   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return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dataSource;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}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private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Properties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hibernateProperties() {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   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Properties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properties =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new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Properties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();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    properties.put(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"hibernate.dialect"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, environment.getRequiredProperty(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"hibernate.dialect"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));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    properties.put(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"hibernate.show_sql"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, environment.getRequiredProperty(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"hibernate.show_sql"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));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    properties.put(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"hibernate.format_sql"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, environment.getRequiredProperty(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"hibernate.format_sql"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));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   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return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properties;       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}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@Bean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@Autowired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HibernateTransactionManager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transactionManager(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SessionFactory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s) {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  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HibernateTransactionManager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txManager =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new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HibernateTransactionManager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();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   txManager.setSessionFactory(s);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  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return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txManager;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}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444444"/>
          <w:spacing w:val="8"/>
          <w:sz w:val="15"/>
          <w:szCs w:val="15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835752" w:rsidRPr="00835752" w:rsidRDefault="00835752" w:rsidP="008357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We still have to configure </w:t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config.properties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 file in classpath. We create a </w:t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config.properties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 file in </w:t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src/main/resources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 folder and write the following code in it.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jdbc.driverClassName = com.mysql.jdbc.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Driver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jdbc.url = jdbc:mysql:</w:t>
      </w:r>
      <w:r w:rsidRPr="00835752">
        <w:rPr>
          <w:rFonts w:ascii="Consolas" w:eastAsia="Times New Roman" w:hAnsi="Consolas" w:cs="Consolas"/>
          <w:color w:val="809980"/>
          <w:spacing w:val="8"/>
          <w:sz w:val="15"/>
          <w:szCs w:val="15"/>
          <w:bdr w:val="none" w:sz="0" w:space="0" w:color="auto" w:frame="1"/>
        </w:rPr>
        <w:t>//localhost:3306/jack_rutorial_demo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jdbc.username = root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jdbc.password = root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hibernate.dialect = org.hibernate.dialect.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MySQLDialect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hibernate.show_sql =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true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444444"/>
          <w:spacing w:val="8"/>
          <w:sz w:val="15"/>
          <w:szCs w:val="15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hibernate.format_sql =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false</w:t>
      </w:r>
    </w:p>
    <w:p w:rsidR="00835752" w:rsidRPr="00835752" w:rsidRDefault="00835752" w:rsidP="008357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MySQL Database Name: </w:t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jack_rutorial_demo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Password for MySQL: </w:t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root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Username for MySQL: </w:t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root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</w:p>
    <w:p w:rsidR="00835752" w:rsidRPr="00835752" w:rsidRDefault="00835752" w:rsidP="00835752">
      <w:pPr>
        <w:shd w:val="clear" w:color="auto" w:fill="FFFFFF"/>
        <w:spacing w:after="0" w:line="223" w:lineRule="atLeast"/>
        <w:textAlignment w:val="baseline"/>
        <w:outlineLvl w:val="1"/>
        <w:rPr>
          <w:rFonts w:ascii="Roboto" w:eastAsia="Times New Roman" w:hAnsi="Roboto" w:cs="Times New Roman"/>
          <w:b/>
          <w:bCs/>
          <w:color w:val="242D36"/>
          <w:spacing w:val="8"/>
          <w:sz w:val="48"/>
          <w:szCs w:val="48"/>
        </w:rPr>
      </w:pPr>
      <w:r w:rsidRPr="00835752">
        <w:rPr>
          <w:rFonts w:ascii="inherit" w:eastAsia="Times New Roman" w:hAnsi="inherit" w:cs="Times New Roman"/>
          <w:b/>
          <w:bCs/>
          <w:color w:val="242D36"/>
          <w:spacing w:val="8"/>
          <w:sz w:val="36"/>
          <w:szCs w:val="36"/>
          <w:bdr w:val="none" w:sz="0" w:space="0" w:color="auto" w:frame="1"/>
        </w:rPr>
        <w:t>Create Hibernate Entity Bean</w:t>
      </w:r>
    </w:p>
    <w:p w:rsidR="00835752" w:rsidRPr="00835752" w:rsidRDefault="00835752" w:rsidP="008357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Create a </w:t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Customer 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class under </w:t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com.jackrutorial.model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 package and write the following code in it.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Customer.java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package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com.jackrutorial.model;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javax.persistence.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Column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lastRenderedPageBreak/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javax.persistence.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Entity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javax.persistence.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GeneratedValue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javax.persistence.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GenerationType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javax.persistence.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Id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javax.persistence.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Table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@Entity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@Table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(name=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"customer"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)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class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Customer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{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@Id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@GeneratedValue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(strategy =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GenerationType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.IDENTITY)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private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int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id;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@Column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(name = 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"firstname"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)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private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String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firstname;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@Column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(name = 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"lastname"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)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private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String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lastname;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@Column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(name = 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"gender"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)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private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String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gender;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@Column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(name = 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"address"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)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private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String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address;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int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getId() {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return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id;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}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void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setId(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int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id) {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this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.id = id;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}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String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getFirstname() {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return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firstname;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}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void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setFirstname(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String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firstname) {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this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.firstname = firstname;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}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String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getLastname() {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return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lastname;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}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void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setLastname(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String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lastname) {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this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.lastname = lastname;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}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String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getGender() {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return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gender;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}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void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setGender(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String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gender) {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this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.gender = gender;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}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String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getAddress() {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return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address;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}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void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setAddress(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String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address) {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this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.address = address;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}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444444"/>
          <w:spacing w:val="8"/>
          <w:sz w:val="15"/>
          <w:szCs w:val="15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835752" w:rsidRPr="00835752" w:rsidRDefault="00835752" w:rsidP="008357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In the above code, we are using JPA annotations in our entity bean class. Our entity bean maps to </w:t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customer 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table in MySQL database.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lastRenderedPageBreak/>
        <w:br/>
      </w:r>
    </w:p>
    <w:p w:rsidR="00835752" w:rsidRPr="00835752" w:rsidRDefault="00835752" w:rsidP="00835752">
      <w:pPr>
        <w:shd w:val="clear" w:color="auto" w:fill="FFFFFF"/>
        <w:spacing w:after="0" w:line="223" w:lineRule="atLeast"/>
        <w:textAlignment w:val="baseline"/>
        <w:outlineLvl w:val="1"/>
        <w:rPr>
          <w:rFonts w:ascii="Roboto" w:eastAsia="Times New Roman" w:hAnsi="Roboto" w:cs="Times New Roman"/>
          <w:b/>
          <w:bCs/>
          <w:color w:val="242D36"/>
          <w:spacing w:val="8"/>
          <w:sz w:val="48"/>
          <w:szCs w:val="48"/>
        </w:rPr>
      </w:pPr>
      <w:r w:rsidRPr="00835752">
        <w:rPr>
          <w:rFonts w:ascii="inherit" w:eastAsia="Times New Roman" w:hAnsi="inherit" w:cs="Times New Roman"/>
          <w:b/>
          <w:bCs/>
          <w:color w:val="242D36"/>
          <w:spacing w:val="8"/>
          <w:sz w:val="36"/>
          <w:szCs w:val="36"/>
          <w:bdr w:val="none" w:sz="0" w:space="0" w:color="auto" w:frame="1"/>
        </w:rPr>
        <w:t>Creating DAO Layer</w:t>
      </w:r>
    </w:p>
    <w:p w:rsidR="00835752" w:rsidRPr="00835752" w:rsidRDefault="00835752" w:rsidP="008357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Create a </w:t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CustomerDao 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Interface under </w:t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com.jackrutorial.dao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 package and write the following code in it.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CustomerDao.java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package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com.jackrutorial.dao;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java.util.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List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com.jackrutorial.model.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Customer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interface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CustomerDao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{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List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listAllCustomers();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void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saveOrUpdate(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Customer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customer);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Customer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findCustomerById(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int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id);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void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deleteCustomer(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int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id);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444444"/>
          <w:spacing w:val="8"/>
          <w:sz w:val="15"/>
          <w:szCs w:val="15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835752" w:rsidRPr="00835752" w:rsidRDefault="00835752" w:rsidP="008357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Create a </w:t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CustomerDaoImpl 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class implements </w:t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CustomerDao 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Interface under </w:t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com.jackrutorial.dao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 package and write the following code in it.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CustomerDaoImpl.java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package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com.jackrutorial.dao;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java.util.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List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org.hibernate.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Criteria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org.hibernate.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Session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org.hibernate.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SessionFactory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org.springframework.beans.factory.annotation.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Autowired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org.springframework.stereotype.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Repository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com.jackrutorial.model.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Customer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@Repository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class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CustomerDaoImpl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implements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CustomerDao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{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@Autowired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private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SessionFactory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sessionFactory;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protected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Session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getSession(){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return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sessionFactory.getCurrentSession();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}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@SuppressWarnings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"unchecked"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)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List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listAllCustomers() {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Criteria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criteria = getSession().createCriteria(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Customer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class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return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(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List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) criteria.list();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}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void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saveOrUpdate(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Customer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customer) {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getSession().saveOrUpdate(customer);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}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lastRenderedPageBreak/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Customer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findCustomerById(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int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id) {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Customer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customer = (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Customer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) getSession().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get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Customer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class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, id);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return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customer;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}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void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deleteCustomer(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int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id) {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Customer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customer = (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Customer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) getSession().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get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Customer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class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, id);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getSession().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delete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(customer);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}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444444"/>
          <w:spacing w:val="8"/>
          <w:sz w:val="15"/>
          <w:szCs w:val="15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835752" w:rsidRPr="00835752" w:rsidRDefault="00835752" w:rsidP="008357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</w:p>
    <w:p w:rsidR="00835752" w:rsidRPr="00835752" w:rsidRDefault="00835752" w:rsidP="00835752">
      <w:pPr>
        <w:shd w:val="clear" w:color="auto" w:fill="FFFFFF"/>
        <w:spacing w:after="0" w:line="223" w:lineRule="atLeast"/>
        <w:textAlignment w:val="baseline"/>
        <w:outlineLvl w:val="1"/>
        <w:rPr>
          <w:rFonts w:ascii="Roboto" w:eastAsia="Times New Roman" w:hAnsi="Roboto" w:cs="Times New Roman"/>
          <w:b/>
          <w:bCs/>
          <w:color w:val="242D36"/>
          <w:spacing w:val="8"/>
          <w:sz w:val="48"/>
          <w:szCs w:val="48"/>
        </w:rPr>
      </w:pPr>
      <w:r w:rsidRPr="00835752">
        <w:rPr>
          <w:rFonts w:ascii="inherit" w:eastAsia="Times New Roman" w:hAnsi="inherit" w:cs="Times New Roman"/>
          <w:b/>
          <w:bCs/>
          <w:color w:val="242D36"/>
          <w:spacing w:val="8"/>
          <w:sz w:val="36"/>
          <w:szCs w:val="36"/>
          <w:bdr w:val="none" w:sz="0" w:space="0" w:color="auto" w:frame="1"/>
        </w:rPr>
        <w:t>Creating Service Layer</w:t>
      </w:r>
    </w:p>
    <w:p w:rsidR="00835752" w:rsidRPr="00835752" w:rsidRDefault="00835752" w:rsidP="008357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Create a </w:t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CustomerService 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Interface under package </w:t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com.jackrutorial.service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 package and write the following code in it.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CustomerService.java 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package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com.jackrutorial.service;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java.util.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List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com.jackrutorial.model.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Customer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interface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CustomerService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{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List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listAllCustomers();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void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saveOrUpdate(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Customer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customer);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Customer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findCustomerById(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int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id);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void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deleteCustomer(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int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id);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444444"/>
          <w:spacing w:val="8"/>
          <w:sz w:val="15"/>
          <w:szCs w:val="15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835752" w:rsidRPr="00835752" w:rsidRDefault="00835752" w:rsidP="008357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Create a </w:t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CustomerServiceImpl 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class implements </w:t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CustomerService 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Interface under </w:t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com.jackrutorial.service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 package and write the following code in it.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CustomerServiceImpl.java 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package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com.jackrutorial.service;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java.util.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List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org.springframework.beans.factory.annotation.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Autowired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org.springframework.stereotype.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Service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org.springframework.transaction.annotation.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Transactional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com.jackrutorial.dao.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CustomerDao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com.jackrutorial.model.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Customer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@Service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@Transactional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class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CustomerServiceImpl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implements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CustomerService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{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CustomerDao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customerDao;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@Autowired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void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setCustomerDao(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CustomerDao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customerDao) {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this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.customerDao = customerDao;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}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List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listAllCustomers() {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lastRenderedPageBreak/>
        <w:t xml:space="preserve"> 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return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customerDao.listAllCustomers();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}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void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saveOrUpdate(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Customer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customer) {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customerDao.saveOrUpdate(customer);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}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Customer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findCustomerById(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int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id) {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return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customerDao.findCustomerById(id);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}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void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deleteCustomer(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int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id) {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customerDao.deleteCustomer(id);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}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444444"/>
          <w:spacing w:val="8"/>
          <w:sz w:val="15"/>
          <w:szCs w:val="15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835752" w:rsidRPr="00835752" w:rsidRDefault="00835752" w:rsidP="008357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</w:p>
    <w:p w:rsidR="00835752" w:rsidRPr="00835752" w:rsidRDefault="00835752" w:rsidP="00835752">
      <w:pPr>
        <w:shd w:val="clear" w:color="auto" w:fill="FFFFFF"/>
        <w:spacing w:after="0" w:line="223" w:lineRule="atLeast"/>
        <w:textAlignment w:val="baseline"/>
        <w:outlineLvl w:val="1"/>
        <w:rPr>
          <w:rFonts w:ascii="Roboto" w:eastAsia="Times New Roman" w:hAnsi="Roboto" w:cs="Times New Roman"/>
          <w:b/>
          <w:bCs/>
          <w:color w:val="242D36"/>
          <w:spacing w:val="8"/>
          <w:sz w:val="48"/>
          <w:szCs w:val="48"/>
        </w:rPr>
      </w:pPr>
      <w:r w:rsidRPr="00835752">
        <w:rPr>
          <w:rFonts w:ascii="inherit" w:eastAsia="Times New Roman" w:hAnsi="inherit" w:cs="Times New Roman"/>
          <w:b/>
          <w:bCs/>
          <w:color w:val="242D36"/>
          <w:spacing w:val="8"/>
          <w:sz w:val="36"/>
          <w:szCs w:val="36"/>
          <w:bdr w:val="none" w:sz="0" w:space="0" w:color="auto" w:frame="1"/>
        </w:rPr>
        <w:t>Creating Controller Layer</w:t>
      </w:r>
    </w:p>
    <w:p w:rsidR="00835752" w:rsidRPr="00835752" w:rsidRDefault="00835752" w:rsidP="008357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Create a </w:t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CustomerController 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class under package </w:t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com.jackrutorial.controller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 package and write the following code in it.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CustomerController.java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package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com.jackrutorial.controller;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java.util.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List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org.springframework.beans.factory.annotation.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Autowired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org.springframework.stereotype.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Controller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org.springframework.web.bind.annotation.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ModelAttribute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org.springframework.web.bind.annotation.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PathVariable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org.springframework.web.bind.annotation.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RequestMapping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org.springframework.web.bind.annotation.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RequestMethod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org.springframework.web.servlet.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ModelAndView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com.jackrutorial.model.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Customer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com.jackrutorial.service.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CustomerService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@Controller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@RequestMapping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value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"/customer"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)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class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CustomerController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{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@Autowired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CustomerService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customerService;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@RequestMapping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value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"/list"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, method=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RequestMethod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.GET)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ModelAndView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list(){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ModelAndView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model =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new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ModelAndView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"customer/list"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List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list = customerService.listAllCustomers();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model.addObject(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"list"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, list);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return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model;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}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@RequestMapping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value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"/update/{id}"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, method=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RequestMethod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.GET)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ModelAndView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update(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@PathVariable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"id"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)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int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id){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ModelAndView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model =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new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ModelAndView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"customer/form"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Customer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customer = customerService.findCustomerById(id);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model.addObject(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"customerForm"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, customer);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return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model;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}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@RequestMapping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value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"/delete/{id}"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, method=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RequestMethod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.GET)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ModelAndView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delete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@PathVariable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"id"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)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int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id){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customerService.deleteCustomer(id);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lastRenderedPageBreak/>
        <w:t xml:space="preserve"> 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return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new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ModelAndView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"redirect:/customer/list"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}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@RequestMapping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value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"/add"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, method=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RequestMethod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.GET)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ModelAndView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add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(){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ModelAndView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model =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new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ModelAndView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"customer/form"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Customer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customer =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new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Customer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();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model.addObject(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"customerForm"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, customer);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return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model;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}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@RequestMapping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value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"/save"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, method=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RequestMethod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.POST)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ModelAndView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save(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@ModelAttribute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"customerForm"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)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Customer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customer){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customerService.saveOrUpdate(customer);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return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AD2BEE"/>
          <w:spacing w:val="8"/>
          <w:sz w:val="15"/>
          <w:szCs w:val="15"/>
          <w:bdr w:val="none" w:sz="0" w:space="0" w:color="auto" w:frame="1"/>
        </w:rPr>
        <w:t>new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3D62F5"/>
          <w:spacing w:val="8"/>
          <w:sz w:val="15"/>
          <w:szCs w:val="15"/>
          <w:bdr w:val="none" w:sz="0" w:space="0" w:color="auto" w:frame="1"/>
        </w:rPr>
        <w:t>ModelAndView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"redirect:/customer/list"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);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}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444444"/>
          <w:spacing w:val="8"/>
          <w:sz w:val="15"/>
          <w:szCs w:val="15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835752" w:rsidRPr="00835752" w:rsidRDefault="00835752" w:rsidP="008357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</w:p>
    <w:p w:rsidR="00835752" w:rsidRPr="00835752" w:rsidRDefault="00835752" w:rsidP="00835752">
      <w:pPr>
        <w:shd w:val="clear" w:color="auto" w:fill="FFFFFF"/>
        <w:spacing w:after="0" w:line="223" w:lineRule="atLeast"/>
        <w:textAlignment w:val="baseline"/>
        <w:outlineLvl w:val="1"/>
        <w:rPr>
          <w:rFonts w:ascii="Roboto" w:eastAsia="Times New Roman" w:hAnsi="Roboto" w:cs="Times New Roman"/>
          <w:b/>
          <w:bCs/>
          <w:color w:val="242D36"/>
          <w:spacing w:val="8"/>
          <w:sz w:val="48"/>
          <w:szCs w:val="48"/>
        </w:rPr>
      </w:pPr>
      <w:r w:rsidRPr="00835752">
        <w:rPr>
          <w:rFonts w:ascii="inherit" w:eastAsia="Times New Roman" w:hAnsi="inherit" w:cs="Times New Roman"/>
          <w:b/>
          <w:bCs/>
          <w:color w:val="242D36"/>
          <w:spacing w:val="8"/>
          <w:sz w:val="36"/>
          <w:szCs w:val="36"/>
          <w:bdr w:val="none" w:sz="0" w:space="0" w:color="auto" w:frame="1"/>
        </w:rPr>
        <w:t>Creating JSP Views</w:t>
      </w:r>
    </w:p>
    <w:p w:rsidR="00835752" w:rsidRPr="00835752" w:rsidRDefault="00835752" w:rsidP="008357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Create </w:t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customer 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folder under </w:t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src\main\webapp\WEB-INF\jsp\customer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 folder.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Create </w:t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list.jsp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 file under </w:t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src\main\webapp\WEB-INF\jsp\customer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 folder and write the following code in it.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list.jsp 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&lt;%@ page language=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"java"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contentType=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"text/html; charset=ISO-8859-1"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pageEncoding=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"ISO-8859-1"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%&gt;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&lt;%@ taglib uri=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"http://java.sun.com/jsp/jstl/core"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prefix=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"c"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%&gt;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&lt;%@ taglib uri=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"http://www.springframework.org/tags"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prefix=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"spring"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%&gt;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 xml:space="preserve">&lt;!DOCTYPE html PUBLIC "-//W3C//DTD HTML 4.01 Transitional//EN"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"http://www.w3.org/TR/html4/loose.dtd"&gt;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&lt;html&gt;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&lt;head&gt;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&lt;meta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http-equiv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 w:rsidRPr="00835752">
        <w:rPr>
          <w:rFonts w:ascii="Consolas" w:eastAsia="Times New Roman" w:hAnsi="Consolas" w:cs="Consolas"/>
          <w:color w:val="1999B3"/>
          <w:spacing w:val="8"/>
          <w:sz w:val="15"/>
          <w:szCs w:val="15"/>
          <w:bdr w:val="none" w:sz="0" w:space="0" w:color="auto" w:frame="1"/>
        </w:rPr>
        <w:t>"Content-Type"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content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 w:rsidRPr="00835752">
        <w:rPr>
          <w:rFonts w:ascii="Consolas" w:eastAsia="Times New Roman" w:hAnsi="Consolas" w:cs="Consolas"/>
          <w:color w:val="1999B3"/>
          <w:spacing w:val="8"/>
          <w:sz w:val="15"/>
          <w:szCs w:val="15"/>
          <w:bdr w:val="none" w:sz="0" w:space="0" w:color="auto" w:frame="1"/>
        </w:rPr>
        <w:t>"text/html; charset=ISO-8859-1"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&lt;title&gt;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Customer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&lt;/title&gt;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&lt;/head&gt;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&lt;body&gt;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&lt;spring:url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value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 w:rsidRPr="00835752">
        <w:rPr>
          <w:rFonts w:ascii="Consolas" w:eastAsia="Times New Roman" w:hAnsi="Consolas" w:cs="Consolas"/>
          <w:color w:val="1999B3"/>
          <w:spacing w:val="8"/>
          <w:sz w:val="15"/>
          <w:szCs w:val="15"/>
          <w:bdr w:val="none" w:sz="0" w:space="0" w:color="auto" w:frame="1"/>
        </w:rPr>
        <w:t>"/customer/add"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var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 w:rsidRPr="00835752">
        <w:rPr>
          <w:rFonts w:ascii="Consolas" w:eastAsia="Times New Roman" w:hAnsi="Consolas" w:cs="Consolas"/>
          <w:color w:val="1999B3"/>
          <w:spacing w:val="8"/>
          <w:sz w:val="15"/>
          <w:szCs w:val="15"/>
          <w:bdr w:val="none" w:sz="0" w:space="0" w:color="auto" w:frame="1"/>
        </w:rPr>
        <w:t>"addURL"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/&gt;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&lt;a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href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 w:rsidRPr="00835752">
        <w:rPr>
          <w:rFonts w:ascii="Consolas" w:eastAsia="Times New Roman" w:hAnsi="Consolas" w:cs="Consolas"/>
          <w:color w:val="1999B3"/>
          <w:spacing w:val="8"/>
          <w:sz w:val="15"/>
          <w:szCs w:val="15"/>
          <w:bdr w:val="none" w:sz="0" w:space="0" w:color="auto" w:frame="1"/>
        </w:rPr>
        <w:t>"${addURL }"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Add new Customer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&lt;/a&gt;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&lt;table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width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 w:rsidRPr="00835752">
        <w:rPr>
          <w:rFonts w:ascii="Consolas" w:eastAsia="Times New Roman" w:hAnsi="Consolas" w:cs="Consolas"/>
          <w:color w:val="1999B3"/>
          <w:spacing w:val="8"/>
          <w:sz w:val="15"/>
          <w:szCs w:val="15"/>
          <w:bdr w:val="none" w:sz="0" w:space="0" w:color="auto" w:frame="1"/>
        </w:rPr>
        <w:t>"100%"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border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 w:rsidRPr="00835752">
        <w:rPr>
          <w:rFonts w:ascii="Consolas" w:eastAsia="Times New Roman" w:hAnsi="Consolas" w:cs="Consolas"/>
          <w:color w:val="1999B3"/>
          <w:spacing w:val="8"/>
          <w:sz w:val="15"/>
          <w:szCs w:val="15"/>
          <w:bdr w:val="none" w:sz="0" w:space="0" w:color="auto" w:frame="1"/>
        </w:rPr>
        <w:t>"1"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&lt;tr&gt;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&lt;td&gt;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ID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&lt;/td&gt;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&lt;td&gt;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Firstname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&lt;/td&gt;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&lt;td&gt;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Lastname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&lt;/td&gt;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&lt;td&gt;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Gender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&lt;/td&gt;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&lt;td&gt;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Address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&lt;/td&gt;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&lt;td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colspan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 w:rsidRPr="00835752">
        <w:rPr>
          <w:rFonts w:ascii="Consolas" w:eastAsia="Times New Roman" w:hAnsi="Consolas" w:cs="Consolas"/>
          <w:color w:val="1999B3"/>
          <w:spacing w:val="8"/>
          <w:sz w:val="15"/>
          <w:szCs w:val="15"/>
          <w:bdr w:val="none" w:sz="0" w:space="0" w:color="auto" w:frame="1"/>
        </w:rPr>
        <w:t>"2"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Action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&lt;/td&gt;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&lt;/tr&gt;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&lt;c:forEach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items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 w:rsidRPr="00835752">
        <w:rPr>
          <w:rFonts w:ascii="Consolas" w:eastAsia="Times New Roman" w:hAnsi="Consolas" w:cs="Consolas"/>
          <w:color w:val="1999B3"/>
          <w:spacing w:val="8"/>
          <w:sz w:val="15"/>
          <w:szCs w:val="15"/>
          <w:bdr w:val="none" w:sz="0" w:space="0" w:color="auto" w:frame="1"/>
        </w:rPr>
        <w:t>"${list }"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var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 w:rsidRPr="00835752">
        <w:rPr>
          <w:rFonts w:ascii="Consolas" w:eastAsia="Times New Roman" w:hAnsi="Consolas" w:cs="Consolas"/>
          <w:color w:val="1999B3"/>
          <w:spacing w:val="8"/>
          <w:sz w:val="15"/>
          <w:szCs w:val="15"/>
          <w:bdr w:val="none" w:sz="0" w:space="0" w:color="auto" w:frame="1"/>
        </w:rPr>
        <w:t>"customer"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&lt;tr&gt;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&lt;td&gt;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${customer.id }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&lt;/td&gt;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&lt;td&gt;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${customer.firstname }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&lt;/td&gt;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&lt;td&gt;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${customer.lastname }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&lt;/td&gt;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&lt;td&gt;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${customer.gender }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&lt;/td&gt;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&lt;td&gt;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${customer.address }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&lt;/td&gt;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&lt;td&gt;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&lt;spring:url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value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 w:rsidRPr="00835752">
        <w:rPr>
          <w:rFonts w:ascii="Consolas" w:eastAsia="Times New Roman" w:hAnsi="Consolas" w:cs="Consolas"/>
          <w:color w:val="1999B3"/>
          <w:spacing w:val="8"/>
          <w:sz w:val="15"/>
          <w:szCs w:val="15"/>
          <w:bdr w:val="none" w:sz="0" w:space="0" w:color="auto" w:frame="1"/>
        </w:rPr>
        <w:t>"/customer/update/${customer.id }"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var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 w:rsidRPr="00835752">
        <w:rPr>
          <w:rFonts w:ascii="Consolas" w:eastAsia="Times New Roman" w:hAnsi="Consolas" w:cs="Consolas"/>
          <w:color w:val="1999B3"/>
          <w:spacing w:val="8"/>
          <w:sz w:val="15"/>
          <w:szCs w:val="15"/>
          <w:bdr w:val="none" w:sz="0" w:space="0" w:color="auto" w:frame="1"/>
        </w:rPr>
        <w:t>"updateURL"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/&gt;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&lt;a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href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 w:rsidRPr="00835752">
        <w:rPr>
          <w:rFonts w:ascii="Consolas" w:eastAsia="Times New Roman" w:hAnsi="Consolas" w:cs="Consolas"/>
          <w:color w:val="1999B3"/>
          <w:spacing w:val="8"/>
          <w:sz w:val="15"/>
          <w:szCs w:val="15"/>
          <w:bdr w:val="none" w:sz="0" w:space="0" w:color="auto" w:frame="1"/>
        </w:rPr>
        <w:t>"${updateURL }"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Update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&lt;/a&gt;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&lt;/td&gt;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&lt;td&gt;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lastRenderedPageBreak/>
        <w:t xml:space="preserve">  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&lt;spring:url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value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 w:rsidRPr="00835752">
        <w:rPr>
          <w:rFonts w:ascii="Consolas" w:eastAsia="Times New Roman" w:hAnsi="Consolas" w:cs="Consolas"/>
          <w:color w:val="1999B3"/>
          <w:spacing w:val="8"/>
          <w:sz w:val="15"/>
          <w:szCs w:val="15"/>
          <w:bdr w:val="none" w:sz="0" w:space="0" w:color="auto" w:frame="1"/>
        </w:rPr>
        <w:t>"/customer/delete/${customer.id }"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var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 w:rsidRPr="00835752">
        <w:rPr>
          <w:rFonts w:ascii="Consolas" w:eastAsia="Times New Roman" w:hAnsi="Consolas" w:cs="Consolas"/>
          <w:color w:val="1999B3"/>
          <w:spacing w:val="8"/>
          <w:sz w:val="15"/>
          <w:szCs w:val="15"/>
          <w:bdr w:val="none" w:sz="0" w:space="0" w:color="auto" w:frame="1"/>
        </w:rPr>
        <w:t>"deleteURL"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/&gt;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&lt;a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href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 w:rsidRPr="00835752">
        <w:rPr>
          <w:rFonts w:ascii="Consolas" w:eastAsia="Times New Roman" w:hAnsi="Consolas" w:cs="Consolas"/>
          <w:color w:val="1999B3"/>
          <w:spacing w:val="8"/>
          <w:sz w:val="15"/>
          <w:szCs w:val="15"/>
          <w:bdr w:val="none" w:sz="0" w:space="0" w:color="auto" w:frame="1"/>
        </w:rPr>
        <w:t>"${deleteURL }"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Delete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&lt;/a&gt;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&lt;/td&gt;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&lt;/tr&gt;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&lt;/c:forEach&gt;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&lt;/table&gt;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&lt;/body&gt;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444444"/>
          <w:spacing w:val="8"/>
          <w:sz w:val="15"/>
          <w:szCs w:val="15"/>
        </w:rPr>
      </w:pP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&lt;/html&gt;</w:t>
      </w:r>
    </w:p>
    <w:p w:rsidR="00835752" w:rsidRPr="00835752" w:rsidRDefault="00835752" w:rsidP="008357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Create </w:t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form.jsp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 file under </w:t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src\main\webapp\WEB-INF\jsp\customer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 folder and write the following code in it.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form.jsp 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&lt;%@ page language=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"java"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contentType=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"text/html; charset=ISO-8859-1"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pageEncoding=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"ISO-8859-1"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%&gt;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&lt;%@ taglib uri=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"http://www.springframework.org/tags"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prefix=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"spring"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%&gt;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&lt;%@ taglib uri=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"http://www.springframework.org/tags/form"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prefix=</w:t>
      </w:r>
      <w:r w:rsidRPr="00835752">
        <w:rPr>
          <w:rFonts w:ascii="Consolas" w:eastAsia="Times New Roman" w:hAnsi="Consolas" w:cs="Consolas"/>
          <w:color w:val="29A329"/>
          <w:spacing w:val="8"/>
          <w:sz w:val="15"/>
          <w:szCs w:val="15"/>
          <w:bdr w:val="none" w:sz="0" w:space="0" w:color="auto" w:frame="1"/>
        </w:rPr>
        <w:t>"form"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%&gt;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 xml:space="preserve">&lt;!DOCTYPE html PUBLIC "-//W3C//DTD HTML 4.01 Transitional//EN"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"http://www.w3.org/TR/html4/loose.dtd"&gt;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&lt;html&gt;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&lt;head&gt;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&lt;meta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http-equiv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 w:rsidRPr="00835752">
        <w:rPr>
          <w:rFonts w:ascii="Consolas" w:eastAsia="Times New Roman" w:hAnsi="Consolas" w:cs="Consolas"/>
          <w:color w:val="1999B3"/>
          <w:spacing w:val="8"/>
          <w:sz w:val="15"/>
          <w:szCs w:val="15"/>
          <w:bdr w:val="none" w:sz="0" w:space="0" w:color="auto" w:frame="1"/>
        </w:rPr>
        <w:t>"Content-Type"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content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 w:rsidRPr="00835752">
        <w:rPr>
          <w:rFonts w:ascii="Consolas" w:eastAsia="Times New Roman" w:hAnsi="Consolas" w:cs="Consolas"/>
          <w:color w:val="1999B3"/>
          <w:spacing w:val="8"/>
          <w:sz w:val="15"/>
          <w:szCs w:val="15"/>
          <w:bdr w:val="none" w:sz="0" w:space="0" w:color="auto" w:frame="1"/>
        </w:rPr>
        <w:t>"text/html; charset=ISO-8859-1"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&lt;title&gt;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Form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&lt;/title&gt;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&lt;/head&gt;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&lt;body&gt;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&lt;spring:url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value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 w:rsidRPr="00835752">
        <w:rPr>
          <w:rFonts w:ascii="Consolas" w:eastAsia="Times New Roman" w:hAnsi="Consolas" w:cs="Consolas"/>
          <w:color w:val="1999B3"/>
          <w:spacing w:val="8"/>
          <w:sz w:val="15"/>
          <w:szCs w:val="15"/>
          <w:bdr w:val="none" w:sz="0" w:space="0" w:color="auto" w:frame="1"/>
        </w:rPr>
        <w:t>"/customer/save"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var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 w:rsidRPr="00835752">
        <w:rPr>
          <w:rFonts w:ascii="Consolas" w:eastAsia="Times New Roman" w:hAnsi="Consolas" w:cs="Consolas"/>
          <w:color w:val="1999B3"/>
          <w:spacing w:val="8"/>
          <w:sz w:val="15"/>
          <w:szCs w:val="15"/>
          <w:bdr w:val="none" w:sz="0" w:space="0" w:color="auto" w:frame="1"/>
        </w:rPr>
        <w:t>"saveURL"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/&gt;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&lt;form:form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action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 w:rsidRPr="00835752">
        <w:rPr>
          <w:rFonts w:ascii="Consolas" w:eastAsia="Times New Roman" w:hAnsi="Consolas" w:cs="Consolas"/>
          <w:color w:val="1999B3"/>
          <w:spacing w:val="8"/>
          <w:sz w:val="15"/>
          <w:szCs w:val="15"/>
          <w:bdr w:val="none" w:sz="0" w:space="0" w:color="auto" w:frame="1"/>
        </w:rPr>
        <w:t>"${saveURL }"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method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 w:rsidRPr="00835752">
        <w:rPr>
          <w:rFonts w:ascii="Consolas" w:eastAsia="Times New Roman" w:hAnsi="Consolas" w:cs="Consolas"/>
          <w:color w:val="1999B3"/>
          <w:spacing w:val="8"/>
          <w:sz w:val="15"/>
          <w:szCs w:val="15"/>
          <w:bdr w:val="none" w:sz="0" w:space="0" w:color="auto" w:frame="1"/>
        </w:rPr>
        <w:t>"POST"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modelAttribute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 w:rsidRPr="00835752">
        <w:rPr>
          <w:rFonts w:ascii="Consolas" w:eastAsia="Times New Roman" w:hAnsi="Consolas" w:cs="Consolas"/>
          <w:color w:val="1999B3"/>
          <w:spacing w:val="8"/>
          <w:sz w:val="15"/>
          <w:szCs w:val="15"/>
          <w:bdr w:val="none" w:sz="0" w:space="0" w:color="auto" w:frame="1"/>
        </w:rPr>
        <w:t>"customerForm"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&lt;form:hidden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path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 w:rsidRPr="00835752">
        <w:rPr>
          <w:rFonts w:ascii="Consolas" w:eastAsia="Times New Roman" w:hAnsi="Consolas" w:cs="Consolas"/>
          <w:color w:val="1999B3"/>
          <w:spacing w:val="8"/>
          <w:sz w:val="15"/>
          <w:szCs w:val="15"/>
          <w:bdr w:val="none" w:sz="0" w:space="0" w:color="auto" w:frame="1"/>
        </w:rPr>
        <w:t>"id"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/&gt;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&lt;table&gt;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&lt;tr&gt;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&lt;td&gt;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Firstname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&lt;/td&gt;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&lt;td&gt;&lt;form:input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path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 w:rsidRPr="00835752">
        <w:rPr>
          <w:rFonts w:ascii="Consolas" w:eastAsia="Times New Roman" w:hAnsi="Consolas" w:cs="Consolas"/>
          <w:color w:val="1999B3"/>
          <w:spacing w:val="8"/>
          <w:sz w:val="15"/>
          <w:szCs w:val="15"/>
          <w:bdr w:val="none" w:sz="0" w:space="0" w:color="auto" w:frame="1"/>
        </w:rPr>
        <w:t>"firstname"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/&gt;&lt;/td&gt;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&lt;/tr&gt;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&lt;tr&gt;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&lt;td&gt;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Lastname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&lt;/td&gt;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&lt;td&gt;&lt;form:input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path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 w:rsidRPr="00835752">
        <w:rPr>
          <w:rFonts w:ascii="Consolas" w:eastAsia="Times New Roman" w:hAnsi="Consolas" w:cs="Consolas"/>
          <w:color w:val="1999B3"/>
          <w:spacing w:val="8"/>
          <w:sz w:val="15"/>
          <w:szCs w:val="15"/>
          <w:bdr w:val="none" w:sz="0" w:space="0" w:color="auto" w:frame="1"/>
        </w:rPr>
        <w:t>"lastname"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/&gt;&lt;/td&gt;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&lt;/tr&gt;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&lt;tr&gt;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&lt;td&gt;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Gender: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&lt;/td&gt;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&lt;td&gt;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&lt;form:radiobutton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path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 w:rsidRPr="00835752">
        <w:rPr>
          <w:rFonts w:ascii="Consolas" w:eastAsia="Times New Roman" w:hAnsi="Consolas" w:cs="Consolas"/>
          <w:color w:val="1999B3"/>
          <w:spacing w:val="8"/>
          <w:sz w:val="15"/>
          <w:szCs w:val="15"/>
          <w:bdr w:val="none" w:sz="0" w:space="0" w:color="auto" w:frame="1"/>
        </w:rPr>
        <w:t>"gender"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value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 w:rsidRPr="00835752">
        <w:rPr>
          <w:rFonts w:ascii="Consolas" w:eastAsia="Times New Roman" w:hAnsi="Consolas" w:cs="Consolas"/>
          <w:color w:val="1999B3"/>
          <w:spacing w:val="8"/>
          <w:sz w:val="15"/>
          <w:szCs w:val="15"/>
          <w:bdr w:val="none" w:sz="0" w:space="0" w:color="auto" w:frame="1"/>
        </w:rPr>
        <w:t>"Male"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/&gt;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Male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&lt;form:radiobutton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path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 w:rsidRPr="00835752">
        <w:rPr>
          <w:rFonts w:ascii="Consolas" w:eastAsia="Times New Roman" w:hAnsi="Consolas" w:cs="Consolas"/>
          <w:color w:val="1999B3"/>
          <w:spacing w:val="8"/>
          <w:sz w:val="15"/>
          <w:szCs w:val="15"/>
          <w:bdr w:val="none" w:sz="0" w:space="0" w:color="auto" w:frame="1"/>
        </w:rPr>
        <w:t>"gender"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value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 w:rsidRPr="00835752">
        <w:rPr>
          <w:rFonts w:ascii="Consolas" w:eastAsia="Times New Roman" w:hAnsi="Consolas" w:cs="Consolas"/>
          <w:color w:val="1999B3"/>
          <w:spacing w:val="8"/>
          <w:sz w:val="15"/>
          <w:szCs w:val="15"/>
          <w:bdr w:val="none" w:sz="0" w:space="0" w:color="auto" w:frame="1"/>
        </w:rPr>
        <w:t>"Female"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/&gt;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Female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&lt;/td&gt;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&lt;/tr&gt;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&lt;tr&gt;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&lt;td&gt;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Address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&lt;/td&gt;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&lt;td&gt;&lt;form:textarea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path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 w:rsidRPr="00835752">
        <w:rPr>
          <w:rFonts w:ascii="Consolas" w:eastAsia="Times New Roman" w:hAnsi="Consolas" w:cs="Consolas"/>
          <w:color w:val="1999B3"/>
          <w:spacing w:val="8"/>
          <w:sz w:val="15"/>
          <w:szCs w:val="15"/>
          <w:bdr w:val="none" w:sz="0" w:space="0" w:color="auto" w:frame="1"/>
        </w:rPr>
        <w:t>"address"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rows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 w:rsidRPr="00835752">
        <w:rPr>
          <w:rFonts w:ascii="Consolas" w:eastAsia="Times New Roman" w:hAnsi="Consolas" w:cs="Consolas"/>
          <w:color w:val="1999B3"/>
          <w:spacing w:val="8"/>
          <w:sz w:val="15"/>
          <w:szCs w:val="15"/>
          <w:bdr w:val="none" w:sz="0" w:space="0" w:color="auto" w:frame="1"/>
        </w:rPr>
        <w:t>"3"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/&gt;&lt;/td&gt;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&lt;/tr&gt;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&lt;tr&gt;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&lt;td&gt;&lt;/td&gt;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&lt;td&gt;&lt;button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87711D"/>
          <w:spacing w:val="8"/>
          <w:sz w:val="15"/>
          <w:szCs w:val="15"/>
          <w:bdr w:val="none" w:sz="0" w:space="0" w:color="auto" w:frame="1"/>
        </w:rPr>
        <w:t>type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 w:rsidRPr="00835752">
        <w:rPr>
          <w:rFonts w:ascii="Consolas" w:eastAsia="Times New Roman" w:hAnsi="Consolas" w:cs="Consolas"/>
          <w:color w:val="1999B3"/>
          <w:spacing w:val="8"/>
          <w:sz w:val="15"/>
          <w:szCs w:val="15"/>
          <w:bdr w:val="none" w:sz="0" w:space="0" w:color="auto" w:frame="1"/>
        </w:rPr>
        <w:t>"submit"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&gt;</w:t>
      </w: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Save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&lt;/button&gt;&lt;/td&gt;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&lt;/tr&gt;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&lt;/table&gt;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&lt;/form:form&gt;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&lt;/body&gt;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444444"/>
          <w:spacing w:val="8"/>
          <w:sz w:val="15"/>
          <w:szCs w:val="15"/>
        </w:rPr>
      </w:pPr>
      <w:r w:rsidRPr="00835752">
        <w:rPr>
          <w:rFonts w:ascii="Consolas" w:eastAsia="Times New Roman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&lt;/html&gt;</w:t>
      </w:r>
    </w:p>
    <w:p w:rsidR="00835752" w:rsidRPr="00835752" w:rsidRDefault="00835752" w:rsidP="008357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</w:p>
    <w:p w:rsidR="00835752" w:rsidRPr="00835752" w:rsidRDefault="00835752" w:rsidP="00835752">
      <w:pPr>
        <w:shd w:val="clear" w:color="auto" w:fill="FFFFFF"/>
        <w:spacing w:after="0" w:line="223" w:lineRule="atLeast"/>
        <w:textAlignment w:val="baseline"/>
        <w:outlineLvl w:val="1"/>
        <w:rPr>
          <w:rFonts w:ascii="Roboto" w:eastAsia="Times New Roman" w:hAnsi="Roboto" w:cs="Times New Roman"/>
          <w:b/>
          <w:bCs/>
          <w:color w:val="242D36"/>
          <w:spacing w:val="8"/>
          <w:sz w:val="48"/>
          <w:szCs w:val="48"/>
        </w:rPr>
      </w:pPr>
      <w:r w:rsidRPr="00835752">
        <w:rPr>
          <w:rFonts w:ascii="inherit" w:eastAsia="Times New Roman" w:hAnsi="inherit" w:cs="Times New Roman"/>
          <w:b/>
          <w:bCs/>
          <w:color w:val="242D36"/>
          <w:spacing w:val="8"/>
          <w:sz w:val="36"/>
          <w:szCs w:val="36"/>
          <w:bdr w:val="none" w:sz="0" w:space="0" w:color="auto" w:frame="1"/>
        </w:rPr>
        <w:t>Building</w:t>
      </w:r>
    </w:p>
    <w:p w:rsidR="00835752" w:rsidRPr="00835752" w:rsidRDefault="00835752" w:rsidP="00835752">
      <w:pPr>
        <w:numPr>
          <w:ilvl w:val="0"/>
          <w:numId w:val="2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rFonts w:ascii="inherit" w:eastAsia="Times New Roman" w:hAnsi="inherit" w:cs="Times New Roman"/>
          <w:color w:val="666666"/>
          <w:spacing w:val="8"/>
          <w:sz w:val="23"/>
          <w:szCs w:val="23"/>
        </w:rPr>
      </w:pPr>
      <w:r w:rsidRPr="00835752">
        <w:rPr>
          <w:rFonts w:ascii="inherit" w:eastAsia="Times New Roman" w:hAnsi="inherit" w:cs="Times New Roman"/>
          <w:color w:val="666666"/>
          <w:spacing w:val="8"/>
          <w:sz w:val="23"/>
          <w:szCs w:val="23"/>
        </w:rPr>
        <w:t>Right click this project</w:t>
      </w:r>
    </w:p>
    <w:p w:rsidR="00835752" w:rsidRPr="00835752" w:rsidRDefault="00835752" w:rsidP="00835752">
      <w:pPr>
        <w:numPr>
          <w:ilvl w:val="0"/>
          <w:numId w:val="2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rFonts w:ascii="inherit" w:eastAsia="Times New Roman" w:hAnsi="inherit" w:cs="Times New Roman"/>
          <w:color w:val="666666"/>
          <w:spacing w:val="8"/>
          <w:sz w:val="23"/>
          <w:szCs w:val="23"/>
        </w:rPr>
      </w:pPr>
      <w:r w:rsidRPr="00835752">
        <w:rPr>
          <w:rFonts w:ascii="inherit" w:eastAsia="Times New Roman" w:hAnsi="inherit" w:cs="Times New Roman"/>
          <w:color w:val="666666"/>
          <w:spacing w:val="8"/>
          <w:sz w:val="23"/>
          <w:szCs w:val="23"/>
        </w:rPr>
        <w:t>Select Run As -&gt; Maven clean</w:t>
      </w:r>
    </w:p>
    <w:p w:rsidR="00835752" w:rsidRPr="00835752" w:rsidRDefault="00835752" w:rsidP="00835752">
      <w:pPr>
        <w:numPr>
          <w:ilvl w:val="0"/>
          <w:numId w:val="2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rFonts w:ascii="inherit" w:eastAsia="Times New Roman" w:hAnsi="inherit" w:cs="Times New Roman"/>
          <w:color w:val="666666"/>
          <w:spacing w:val="8"/>
          <w:sz w:val="23"/>
          <w:szCs w:val="23"/>
        </w:rPr>
      </w:pPr>
      <w:r w:rsidRPr="00835752">
        <w:rPr>
          <w:rFonts w:ascii="inherit" w:eastAsia="Times New Roman" w:hAnsi="inherit" w:cs="Times New Roman"/>
          <w:color w:val="666666"/>
          <w:spacing w:val="8"/>
          <w:sz w:val="23"/>
          <w:szCs w:val="23"/>
        </w:rPr>
        <w:lastRenderedPageBreak/>
        <w:t>Right click this project</w:t>
      </w:r>
    </w:p>
    <w:p w:rsidR="00835752" w:rsidRPr="00835752" w:rsidRDefault="00835752" w:rsidP="00835752">
      <w:pPr>
        <w:numPr>
          <w:ilvl w:val="0"/>
          <w:numId w:val="2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rFonts w:ascii="inherit" w:eastAsia="Times New Roman" w:hAnsi="inherit" w:cs="Times New Roman"/>
          <w:color w:val="666666"/>
          <w:spacing w:val="8"/>
          <w:sz w:val="23"/>
          <w:szCs w:val="23"/>
        </w:rPr>
      </w:pPr>
      <w:r w:rsidRPr="00835752">
        <w:rPr>
          <w:rFonts w:ascii="inherit" w:eastAsia="Times New Roman" w:hAnsi="inherit" w:cs="Times New Roman"/>
          <w:color w:val="666666"/>
          <w:spacing w:val="8"/>
          <w:sz w:val="23"/>
          <w:szCs w:val="23"/>
        </w:rPr>
        <w:t>Select Run As -&gt; Maven install</w:t>
      </w:r>
    </w:p>
    <w:p w:rsidR="00835752" w:rsidRPr="00835752" w:rsidRDefault="00835752" w:rsidP="008357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</w:p>
    <w:p w:rsidR="00835752" w:rsidRPr="00835752" w:rsidRDefault="00835752" w:rsidP="00835752">
      <w:pPr>
        <w:shd w:val="clear" w:color="auto" w:fill="FFFFFF"/>
        <w:spacing w:after="0" w:line="223" w:lineRule="atLeast"/>
        <w:textAlignment w:val="baseline"/>
        <w:outlineLvl w:val="1"/>
        <w:rPr>
          <w:rFonts w:ascii="Roboto" w:eastAsia="Times New Roman" w:hAnsi="Roboto" w:cs="Times New Roman"/>
          <w:b/>
          <w:bCs/>
          <w:color w:val="242D36"/>
          <w:spacing w:val="8"/>
          <w:sz w:val="48"/>
          <w:szCs w:val="48"/>
        </w:rPr>
      </w:pPr>
      <w:r w:rsidRPr="00835752">
        <w:rPr>
          <w:rFonts w:ascii="inherit" w:eastAsia="Times New Roman" w:hAnsi="inherit" w:cs="Times New Roman"/>
          <w:b/>
          <w:bCs/>
          <w:color w:val="242D36"/>
          <w:spacing w:val="8"/>
          <w:sz w:val="36"/>
          <w:szCs w:val="36"/>
          <w:bdr w:val="none" w:sz="0" w:space="0" w:color="auto" w:frame="1"/>
        </w:rPr>
        <w:t>Configuring Apache Tomcat</w:t>
      </w:r>
    </w:p>
    <w:p w:rsidR="00835752" w:rsidRPr="00835752" w:rsidRDefault="00835752" w:rsidP="00835752">
      <w:pPr>
        <w:numPr>
          <w:ilvl w:val="0"/>
          <w:numId w:val="3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rFonts w:ascii="inherit" w:eastAsia="Times New Roman" w:hAnsi="inherit" w:cs="Times New Roman"/>
          <w:color w:val="666666"/>
          <w:spacing w:val="8"/>
          <w:sz w:val="23"/>
          <w:szCs w:val="23"/>
        </w:rPr>
      </w:pPr>
      <w:r w:rsidRPr="00835752">
        <w:rPr>
          <w:rFonts w:ascii="inherit" w:eastAsia="Times New Roman" w:hAnsi="inherit" w:cs="Times New Roman"/>
          <w:color w:val="666666"/>
          <w:spacing w:val="8"/>
          <w:sz w:val="23"/>
          <w:szCs w:val="23"/>
        </w:rPr>
        <w:t>Under Servers tab, click link "No servers are available. Click this link to create a new server ...", select Apache tomcat 7</w:t>
      </w:r>
    </w:p>
    <w:p w:rsidR="00835752" w:rsidRPr="00835752" w:rsidRDefault="00835752" w:rsidP="00835752">
      <w:pPr>
        <w:numPr>
          <w:ilvl w:val="0"/>
          <w:numId w:val="3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rFonts w:ascii="inherit" w:eastAsia="Times New Roman" w:hAnsi="inherit" w:cs="Times New Roman"/>
          <w:color w:val="666666"/>
          <w:spacing w:val="8"/>
          <w:sz w:val="23"/>
          <w:szCs w:val="23"/>
        </w:rPr>
      </w:pPr>
      <w:r w:rsidRPr="00835752">
        <w:rPr>
          <w:rFonts w:ascii="inherit" w:eastAsia="Times New Roman" w:hAnsi="inherit" w:cs="Times New Roman"/>
          <w:color w:val="666666"/>
          <w:spacing w:val="8"/>
          <w:sz w:val="23"/>
          <w:szCs w:val="23"/>
        </w:rPr>
        <w:t>Click Finish</w:t>
      </w:r>
    </w:p>
    <w:p w:rsidR="00835752" w:rsidRPr="00835752" w:rsidRDefault="00835752" w:rsidP="00835752">
      <w:pPr>
        <w:numPr>
          <w:ilvl w:val="0"/>
          <w:numId w:val="3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rFonts w:ascii="inherit" w:eastAsia="Times New Roman" w:hAnsi="inherit" w:cs="Times New Roman"/>
          <w:color w:val="666666"/>
          <w:spacing w:val="8"/>
          <w:sz w:val="23"/>
          <w:szCs w:val="23"/>
        </w:rPr>
      </w:pPr>
      <w:r w:rsidRPr="00835752">
        <w:rPr>
          <w:rFonts w:ascii="inherit" w:eastAsia="Times New Roman" w:hAnsi="inherit" w:cs="Times New Roman"/>
          <w:color w:val="666666"/>
          <w:spacing w:val="8"/>
          <w:sz w:val="23"/>
          <w:szCs w:val="23"/>
        </w:rPr>
        <w:t>Right click "Tomcat v7.0 Server at localhost [Stopped, Republish]", select "Add and Remove ..."</w:t>
      </w:r>
    </w:p>
    <w:p w:rsidR="00835752" w:rsidRPr="00835752" w:rsidRDefault="00835752" w:rsidP="00835752">
      <w:pPr>
        <w:numPr>
          <w:ilvl w:val="0"/>
          <w:numId w:val="3"/>
        </w:numPr>
        <w:shd w:val="clear" w:color="auto" w:fill="FFFFFF"/>
        <w:spacing w:after="0" w:line="240" w:lineRule="auto"/>
        <w:ind w:left="528" w:firstLine="0"/>
        <w:textAlignment w:val="baseline"/>
        <w:rPr>
          <w:rFonts w:ascii="inherit" w:eastAsia="Times New Roman" w:hAnsi="inherit" w:cs="Times New Roman"/>
          <w:color w:val="666666"/>
          <w:spacing w:val="8"/>
          <w:sz w:val="23"/>
          <w:szCs w:val="23"/>
        </w:rPr>
      </w:pPr>
      <w:r w:rsidRPr="00835752">
        <w:rPr>
          <w:rFonts w:ascii="inherit" w:eastAsia="Times New Roman" w:hAnsi="inherit" w:cs="Times New Roman"/>
          <w:color w:val="666666"/>
          <w:spacing w:val="8"/>
          <w:sz w:val="23"/>
          <w:szCs w:val="23"/>
        </w:rPr>
        <w:t>Add </w:t>
      </w:r>
      <w:r w:rsidRPr="00835752">
        <w:rPr>
          <w:rFonts w:ascii="inherit" w:eastAsia="Times New Roman" w:hAnsi="inherit" w:cs="Times New Roman"/>
          <w:b/>
          <w:bCs/>
          <w:i/>
          <w:iCs/>
          <w:color w:val="666666"/>
          <w:spacing w:val="8"/>
          <w:sz w:val="23"/>
          <w:szCs w:val="23"/>
          <w:bdr w:val="none" w:sz="0" w:space="0" w:color="auto" w:frame="1"/>
        </w:rPr>
        <w:t>SpringMVCHibernateExample </w:t>
      </w:r>
      <w:r w:rsidRPr="00835752">
        <w:rPr>
          <w:rFonts w:ascii="inherit" w:eastAsia="Times New Roman" w:hAnsi="inherit" w:cs="Times New Roman"/>
          <w:color w:val="666666"/>
          <w:spacing w:val="8"/>
          <w:sz w:val="23"/>
          <w:szCs w:val="23"/>
        </w:rPr>
        <w:t>project, then Click Finish</w:t>
      </w:r>
    </w:p>
    <w:p w:rsidR="00835752" w:rsidRPr="00835752" w:rsidRDefault="00835752" w:rsidP="00835752">
      <w:pPr>
        <w:numPr>
          <w:ilvl w:val="0"/>
          <w:numId w:val="3"/>
        </w:numPr>
        <w:shd w:val="clear" w:color="auto" w:fill="FFFFFF"/>
        <w:spacing w:after="0" w:line="240" w:lineRule="auto"/>
        <w:ind w:left="528" w:firstLine="0"/>
        <w:textAlignment w:val="baseline"/>
        <w:rPr>
          <w:rFonts w:ascii="inherit" w:eastAsia="Times New Roman" w:hAnsi="inherit" w:cs="Times New Roman"/>
          <w:color w:val="666666"/>
          <w:spacing w:val="8"/>
          <w:sz w:val="23"/>
          <w:szCs w:val="23"/>
        </w:rPr>
      </w:pPr>
      <w:r w:rsidRPr="00835752">
        <w:rPr>
          <w:rFonts w:ascii="inherit" w:eastAsia="Times New Roman" w:hAnsi="inherit" w:cs="Times New Roman"/>
          <w:color w:val="666666"/>
          <w:spacing w:val="8"/>
          <w:sz w:val="23"/>
          <w:szCs w:val="23"/>
        </w:rPr>
        <w:t>Open </w:t>
      </w:r>
      <w:r w:rsidRPr="00835752">
        <w:rPr>
          <w:rFonts w:ascii="inherit" w:eastAsia="Times New Roman" w:hAnsi="inherit" w:cs="Times New Roman"/>
          <w:b/>
          <w:bCs/>
          <w:i/>
          <w:iCs/>
          <w:color w:val="666666"/>
          <w:spacing w:val="8"/>
          <w:sz w:val="23"/>
          <w:szCs w:val="23"/>
          <w:bdr w:val="none" w:sz="0" w:space="0" w:color="auto" w:frame="1"/>
        </w:rPr>
        <w:t>server.xml</w:t>
      </w:r>
      <w:r w:rsidRPr="00835752">
        <w:rPr>
          <w:rFonts w:ascii="inherit" w:eastAsia="Times New Roman" w:hAnsi="inherit" w:cs="Times New Roman"/>
          <w:color w:val="666666"/>
          <w:spacing w:val="8"/>
          <w:sz w:val="23"/>
          <w:szCs w:val="23"/>
        </w:rPr>
        <w:t> file under Servers Folder</w:t>
      </w:r>
    </w:p>
    <w:p w:rsidR="00835752" w:rsidRPr="00835752" w:rsidRDefault="00835752" w:rsidP="00835752">
      <w:pPr>
        <w:numPr>
          <w:ilvl w:val="0"/>
          <w:numId w:val="3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rFonts w:ascii="inherit" w:eastAsia="Times New Roman" w:hAnsi="inherit" w:cs="Times New Roman"/>
          <w:color w:val="666666"/>
          <w:spacing w:val="8"/>
          <w:sz w:val="23"/>
          <w:szCs w:val="23"/>
        </w:rPr>
      </w:pPr>
      <w:r w:rsidRPr="00835752">
        <w:rPr>
          <w:rFonts w:ascii="inherit" w:eastAsia="Times New Roman" w:hAnsi="inherit" w:cs="Times New Roman"/>
          <w:color w:val="666666"/>
          <w:spacing w:val="8"/>
          <w:sz w:val="23"/>
          <w:szCs w:val="23"/>
        </w:rPr>
        <w:t>Find line</w:t>
      </w:r>
    </w:p>
    <w:p w:rsidR="00835752" w:rsidRPr="00835752" w:rsidRDefault="00835752" w:rsidP="008357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&lt;Context docBase="</w:t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SpringMVCHibernateExample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" path="/SpringMVCHibernateExample" reloadable="true" </w:t>
      </w:r>
      <w:r w:rsidRPr="00835752">
        <w:rPr>
          <w:rFonts w:ascii="inherit" w:eastAsia="Times New Roman" w:hAnsi="inherit" w:cs="Times New Roman"/>
          <w:b/>
          <w:bCs/>
          <w:i/>
          <w:iCs/>
          <w:color w:val="FF0000"/>
          <w:spacing w:val="8"/>
          <w:sz w:val="24"/>
          <w:szCs w:val="24"/>
          <w:bdr w:val="none" w:sz="0" w:space="0" w:color="auto" w:frame="1"/>
          <w:shd w:val="clear" w:color="auto" w:fill="FFFFFF"/>
        </w:rPr>
        <w:t>source="org.eclipse.jst.jee.server:SpringMVCHibernateExample"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 /&gt;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Update its as below: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&lt;Context docBase="</w:t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&lt;Project Folder Location&gt;\SpringMVCHibernateExample\target\SpringMVCHibernateExample-0.0.1-SNAPSHOT\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  <w:shd w:val="clear" w:color="auto" w:fill="FFFFFF"/>
        </w:rPr>
        <w:t>" path="/SpringMVCHibernateExample" reloadable="true" /&gt;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Watch video add Apache Tomcat Server in Eclipse IDE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</w:p>
    <w:p w:rsidR="00835752" w:rsidRPr="00835752" w:rsidRDefault="00835752" w:rsidP="008357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</w:p>
    <w:p w:rsidR="00835752" w:rsidRPr="00835752" w:rsidRDefault="00835752" w:rsidP="00835752">
      <w:pPr>
        <w:shd w:val="clear" w:color="auto" w:fill="FFFFFF"/>
        <w:spacing w:after="0" w:line="223" w:lineRule="atLeast"/>
        <w:textAlignment w:val="baseline"/>
        <w:outlineLvl w:val="1"/>
        <w:rPr>
          <w:rFonts w:ascii="Roboto" w:eastAsia="Times New Roman" w:hAnsi="Roboto" w:cs="Times New Roman"/>
          <w:b/>
          <w:bCs/>
          <w:color w:val="242D36"/>
          <w:spacing w:val="8"/>
          <w:sz w:val="48"/>
          <w:szCs w:val="48"/>
        </w:rPr>
      </w:pPr>
      <w:r w:rsidRPr="00835752">
        <w:rPr>
          <w:rFonts w:ascii="inherit" w:eastAsia="Times New Roman" w:hAnsi="inherit" w:cs="Times New Roman"/>
          <w:b/>
          <w:bCs/>
          <w:color w:val="242D36"/>
          <w:spacing w:val="8"/>
          <w:sz w:val="36"/>
          <w:szCs w:val="36"/>
          <w:bdr w:val="none" w:sz="0" w:space="0" w:color="auto" w:frame="1"/>
        </w:rPr>
        <w:t>Run application &amp; Check result</w:t>
      </w:r>
    </w:p>
    <w:p w:rsidR="00835752" w:rsidRPr="00835752" w:rsidRDefault="00835752" w:rsidP="00835752">
      <w:pPr>
        <w:numPr>
          <w:ilvl w:val="0"/>
          <w:numId w:val="4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rFonts w:ascii="inherit" w:eastAsia="Times New Roman" w:hAnsi="inherit" w:cs="Times New Roman"/>
          <w:color w:val="666666"/>
          <w:spacing w:val="8"/>
          <w:sz w:val="23"/>
          <w:szCs w:val="23"/>
        </w:rPr>
      </w:pPr>
      <w:r w:rsidRPr="00835752">
        <w:rPr>
          <w:rFonts w:ascii="inherit" w:eastAsia="Times New Roman" w:hAnsi="inherit" w:cs="Times New Roman"/>
          <w:color w:val="666666"/>
          <w:spacing w:val="8"/>
          <w:sz w:val="23"/>
          <w:szCs w:val="23"/>
        </w:rPr>
        <w:t>Start Apache Tomcat from Eclipse IDE.</w:t>
      </w:r>
    </w:p>
    <w:p w:rsidR="00835752" w:rsidRPr="00835752" w:rsidRDefault="00835752" w:rsidP="00835752">
      <w:pPr>
        <w:numPr>
          <w:ilvl w:val="0"/>
          <w:numId w:val="4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rFonts w:ascii="inherit" w:eastAsia="Times New Roman" w:hAnsi="inherit" w:cs="Times New Roman"/>
          <w:color w:val="666666"/>
          <w:spacing w:val="8"/>
          <w:sz w:val="23"/>
          <w:szCs w:val="23"/>
        </w:rPr>
      </w:pPr>
      <w:r w:rsidRPr="00835752">
        <w:rPr>
          <w:rFonts w:ascii="inherit" w:eastAsia="Times New Roman" w:hAnsi="inherit" w:cs="Times New Roman"/>
          <w:color w:val="666666"/>
          <w:spacing w:val="8"/>
          <w:sz w:val="23"/>
          <w:szCs w:val="23"/>
        </w:rPr>
        <w:t>Type the following URLs in browser's address bar to open the customer list.</w:t>
      </w:r>
    </w:p>
    <w:p w:rsidR="00835752" w:rsidRPr="00835752" w:rsidRDefault="00835752" w:rsidP="008357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444444"/>
          <w:spacing w:val="8"/>
          <w:sz w:val="15"/>
          <w:szCs w:val="15"/>
        </w:rPr>
      </w:pPr>
      <w:r w:rsidRPr="00835752">
        <w:rPr>
          <w:rFonts w:ascii="Consolas" w:eastAsia="Times New Roman" w:hAnsi="Consolas" w:cs="Consolas"/>
          <w:color w:val="131513"/>
          <w:spacing w:val="8"/>
          <w:sz w:val="15"/>
          <w:szCs w:val="15"/>
          <w:bdr w:val="none" w:sz="0" w:space="0" w:color="auto" w:frame="1"/>
        </w:rPr>
        <w:t>http:</w:t>
      </w:r>
      <w:r w:rsidRPr="00835752">
        <w:rPr>
          <w:rFonts w:ascii="Consolas" w:eastAsia="Times New Roman" w:hAnsi="Consolas" w:cs="Consolas"/>
          <w:color w:val="809980"/>
          <w:spacing w:val="8"/>
          <w:sz w:val="15"/>
          <w:szCs w:val="15"/>
          <w:bdr w:val="none" w:sz="0" w:space="0" w:color="auto" w:frame="1"/>
        </w:rPr>
        <w:t>//localhost:8080/SpringMVCHibernateExample/customer/list</w:t>
      </w:r>
    </w:p>
    <w:p w:rsidR="00835752" w:rsidRPr="00835752" w:rsidRDefault="00835752" w:rsidP="008357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  <w:r w:rsidRPr="00835752">
        <w:rPr>
          <w:rFonts w:ascii="inherit" w:eastAsia="Times New Roman" w:hAnsi="inherit" w:cs="Times New Roman"/>
          <w:b/>
          <w:bCs/>
          <w:i/>
          <w:iCs/>
          <w:color w:val="444444"/>
          <w:spacing w:val="8"/>
          <w:sz w:val="24"/>
          <w:szCs w:val="24"/>
          <w:bdr w:val="none" w:sz="0" w:space="0" w:color="auto" w:frame="1"/>
          <w:shd w:val="clear" w:color="auto" w:fill="FFFFFF"/>
        </w:rPr>
        <w:t>Below screenshots shows the view pages for our application.</w:t>
      </w: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</w:p>
    <w:p w:rsidR="00835752" w:rsidRPr="00835752" w:rsidRDefault="00835752" w:rsidP="00835752">
      <w:pPr>
        <w:shd w:val="clear" w:color="auto" w:fill="FFFFFF"/>
        <w:spacing w:after="0" w:line="240" w:lineRule="auto"/>
        <w:jc w:val="center"/>
        <w:textAlignment w:val="baseline"/>
        <w:rPr>
          <w:rFonts w:ascii="Roboto" w:eastAsia="Times New Roman" w:hAnsi="Roboto" w:cs="Times New Roman"/>
          <w:color w:val="444444"/>
          <w:spacing w:val="8"/>
          <w:sz w:val="24"/>
          <w:szCs w:val="24"/>
        </w:rPr>
      </w:pPr>
      <w:r>
        <w:rPr>
          <w:rFonts w:ascii="Roboto" w:eastAsia="Times New Roman" w:hAnsi="Roboto" w:cs="Times New Roman"/>
          <w:noProof/>
          <w:color w:val="F45145"/>
          <w:spacing w:val="8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6096000" cy="1562100"/>
            <wp:effectExtent l="0" t="0" r="0" b="0"/>
            <wp:docPr id="2" name="Picture 2" descr="add new customer form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dd new customer form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752" w:rsidRPr="00835752" w:rsidRDefault="00835752" w:rsidP="00835752">
      <w:pPr>
        <w:shd w:val="clear" w:color="auto" w:fill="FFFFFF"/>
        <w:spacing w:after="0" w:line="240" w:lineRule="auto"/>
        <w:jc w:val="center"/>
        <w:textAlignment w:val="baseline"/>
        <w:rPr>
          <w:rFonts w:ascii="Roboto" w:eastAsia="Times New Roman" w:hAnsi="Roboto" w:cs="Times New Roman"/>
          <w:color w:val="444444"/>
          <w:spacing w:val="8"/>
          <w:sz w:val="24"/>
          <w:szCs w:val="24"/>
        </w:rPr>
      </w:pPr>
      <w:r>
        <w:rPr>
          <w:rFonts w:ascii="Roboto" w:eastAsia="Times New Roman" w:hAnsi="Roboto" w:cs="Times New Roman"/>
          <w:noProof/>
          <w:color w:val="F45145"/>
          <w:spacing w:val="8"/>
          <w:sz w:val="24"/>
          <w:szCs w:val="24"/>
          <w:bdr w:val="none" w:sz="0" w:space="0" w:color="auto" w:frame="1"/>
        </w:rPr>
        <w:drawing>
          <wp:inline distT="0" distB="0" distL="0" distR="0">
            <wp:extent cx="6096000" cy="838200"/>
            <wp:effectExtent l="0" t="0" r="0" b="0"/>
            <wp:docPr id="1" name="Picture 1" descr="customer list page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ustomer list page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752" w:rsidRPr="00835752" w:rsidRDefault="00835752" w:rsidP="008357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5752">
        <w:rPr>
          <w:rFonts w:ascii="Roboto" w:eastAsia="Times New Roman" w:hAnsi="Roboto" w:cs="Times New Roman"/>
          <w:color w:val="444444"/>
          <w:spacing w:val="8"/>
          <w:sz w:val="24"/>
          <w:szCs w:val="24"/>
        </w:rPr>
        <w:br/>
      </w:r>
    </w:p>
    <w:p w:rsidR="00835752" w:rsidRPr="00835752" w:rsidRDefault="00835752" w:rsidP="00835752">
      <w:pPr>
        <w:shd w:val="clear" w:color="auto" w:fill="FFFFFF"/>
        <w:spacing w:after="0" w:line="223" w:lineRule="atLeast"/>
        <w:textAlignment w:val="baseline"/>
        <w:outlineLvl w:val="1"/>
        <w:rPr>
          <w:rFonts w:ascii="Roboto" w:eastAsia="Times New Roman" w:hAnsi="Roboto" w:cs="Times New Roman"/>
          <w:b/>
          <w:bCs/>
          <w:color w:val="242D36"/>
          <w:spacing w:val="8"/>
          <w:sz w:val="48"/>
          <w:szCs w:val="48"/>
        </w:rPr>
      </w:pPr>
      <w:r w:rsidRPr="00835752">
        <w:rPr>
          <w:rFonts w:ascii="inherit" w:eastAsia="Times New Roman" w:hAnsi="inherit" w:cs="Times New Roman"/>
          <w:b/>
          <w:bCs/>
          <w:color w:val="242D36"/>
          <w:spacing w:val="8"/>
          <w:sz w:val="36"/>
          <w:szCs w:val="36"/>
          <w:bdr w:val="none" w:sz="0" w:space="0" w:color="auto" w:frame="1"/>
        </w:rPr>
        <w:t>Required Libraries</w:t>
      </w:r>
    </w:p>
    <w:p w:rsidR="0036554C" w:rsidRDefault="00BD4EC4"/>
    <w:p w:rsidR="00B403B1" w:rsidRDefault="00B403B1" w:rsidP="00B403B1">
      <w:pPr>
        <w:pStyle w:val="Heading1"/>
        <w:spacing w:before="0" w:after="225"/>
        <w:textAlignment w:val="baseline"/>
        <w:rPr>
          <w:rFonts w:ascii="Roboto" w:hAnsi="Roboto"/>
          <w:b w:val="0"/>
          <w:bCs w:val="0"/>
          <w:color w:val="2D2D2D"/>
          <w:sz w:val="45"/>
          <w:szCs w:val="45"/>
        </w:rPr>
      </w:pPr>
      <w:r>
        <w:rPr>
          <w:rFonts w:ascii="Roboto" w:hAnsi="Roboto"/>
          <w:b w:val="0"/>
          <w:bCs w:val="0"/>
          <w:color w:val="2D2D2D"/>
          <w:sz w:val="45"/>
          <w:szCs w:val="45"/>
        </w:rPr>
        <w:t>Creating a Web Application With Spring 4 MVC Example for User Signup, Login and Logout with Password encoder Tutorial</w:t>
      </w:r>
    </w:p>
    <w:p w:rsidR="00B403B1" w:rsidRDefault="00B403B1" w:rsidP="00B403B1">
      <w:pPr>
        <w:spacing w:line="413" w:lineRule="atLeast"/>
        <w:textAlignment w:val="baseline"/>
        <w:rPr>
          <w:rFonts w:ascii="Arial" w:hAnsi="Arial" w:cs="Arial"/>
          <w:color w:val="999999"/>
          <w:sz w:val="17"/>
          <w:szCs w:val="17"/>
        </w:rPr>
      </w:pPr>
      <w:r>
        <w:rPr>
          <w:rStyle w:val="label-info"/>
          <w:rFonts w:ascii="Arial" w:hAnsi="Arial" w:cs="Arial"/>
          <w:color w:val="999999"/>
          <w:sz w:val="17"/>
          <w:szCs w:val="17"/>
          <w:bdr w:val="none" w:sz="0" w:space="0" w:color="auto" w:frame="1"/>
        </w:rPr>
        <w:t>In </w:t>
      </w:r>
      <w:hyperlink r:id="rId12" w:history="1">
        <w:r>
          <w:rPr>
            <w:rStyle w:val="Hyperlink"/>
            <w:rFonts w:ascii="Arial" w:hAnsi="Arial" w:cs="Arial"/>
            <w:color w:val="F45145"/>
            <w:sz w:val="18"/>
            <w:szCs w:val="18"/>
            <w:bdr w:val="none" w:sz="0" w:space="0" w:color="auto" w:frame="1"/>
          </w:rPr>
          <w:t>Java</w:t>
        </w:r>
      </w:hyperlink>
      <w:r>
        <w:rPr>
          <w:rStyle w:val="label-info"/>
          <w:rFonts w:ascii="Arial" w:hAnsi="Arial" w:cs="Arial"/>
          <w:color w:val="999999"/>
          <w:sz w:val="17"/>
          <w:szCs w:val="17"/>
          <w:bdr w:val="none" w:sz="0" w:space="0" w:color="auto" w:frame="1"/>
        </w:rPr>
        <w:t> </w:t>
      </w:r>
      <w:hyperlink r:id="rId13" w:history="1">
        <w:r>
          <w:rPr>
            <w:rStyle w:val="Hyperlink"/>
            <w:rFonts w:ascii="Arial" w:hAnsi="Arial" w:cs="Arial"/>
            <w:color w:val="F45145"/>
            <w:sz w:val="18"/>
            <w:szCs w:val="18"/>
            <w:bdr w:val="none" w:sz="0" w:space="0" w:color="auto" w:frame="1"/>
          </w:rPr>
          <w:t>Java Tutorial</w:t>
        </w:r>
      </w:hyperlink>
      <w:r>
        <w:rPr>
          <w:rStyle w:val="time-info"/>
          <w:rFonts w:ascii="Arial" w:hAnsi="Arial" w:cs="Arial"/>
          <w:color w:val="999999"/>
          <w:sz w:val="17"/>
          <w:szCs w:val="17"/>
          <w:bdr w:val="none" w:sz="0" w:space="0" w:color="auto" w:frame="1"/>
        </w:rPr>
        <w:t>Published On </w:t>
      </w:r>
      <w:hyperlink r:id="rId14" w:tooltip="permanent link" w:history="1">
        <w:r>
          <w:rPr>
            <w:rStyle w:val="Hyperlink"/>
            <w:rFonts w:ascii="Arial" w:hAnsi="Arial" w:cs="Arial"/>
            <w:color w:val="F45145"/>
            <w:sz w:val="17"/>
            <w:szCs w:val="17"/>
            <w:bdr w:val="none" w:sz="0" w:space="0" w:color="auto" w:frame="1"/>
          </w:rPr>
          <w:t>January 30, 2018</w:t>
        </w:r>
      </w:hyperlink>
    </w:p>
    <w:p w:rsidR="00B403B1" w:rsidRDefault="00B403B1" w:rsidP="00B403B1">
      <w:pPr>
        <w:pStyle w:val="Heading2"/>
        <w:shd w:val="clear" w:color="auto" w:fill="FFFFFF"/>
        <w:spacing w:before="405" w:beforeAutospacing="0" w:after="405" w:afterAutospacing="0" w:line="223" w:lineRule="atLeast"/>
        <w:textAlignment w:val="baseline"/>
        <w:rPr>
          <w:rFonts w:ascii="Roboto" w:hAnsi="Roboto"/>
          <w:color w:val="242D36"/>
          <w:spacing w:val="8"/>
          <w:sz w:val="48"/>
          <w:szCs w:val="48"/>
        </w:rPr>
      </w:pPr>
      <w:r>
        <w:rPr>
          <w:rFonts w:ascii="Roboto" w:hAnsi="Roboto"/>
          <w:color w:val="242D36"/>
          <w:spacing w:val="8"/>
          <w:sz w:val="48"/>
          <w:szCs w:val="48"/>
        </w:rPr>
        <w:t>Overview</w:t>
      </w:r>
    </w:p>
    <w:p w:rsidR="00B403B1" w:rsidRDefault="00B403B1" w:rsidP="00B403B1">
      <w:pPr>
        <w:textAlignment w:val="baseline"/>
        <w:rPr>
          <w:rFonts w:ascii="Roboto" w:hAnsi="Roboto"/>
          <w:color w:val="444444"/>
          <w:spacing w:val="8"/>
          <w:sz w:val="24"/>
          <w:szCs w:val="24"/>
        </w:rPr>
      </w:pPr>
      <w:r>
        <w:rPr>
          <w:rFonts w:ascii="Roboto" w:hAnsi="Roboto"/>
          <w:color w:val="444444"/>
          <w:spacing w:val="8"/>
          <w:shd w:val="clear" w:color="auto" w:fill="FFFFFF"/>
        </w:rPr>
        <w:t>In this tutorial, we show you how to create Web Application with Spring 4 MVC, Spring Security User Registration, Spring MVC Login Form and Logout Example using Eclipse IDE, Mysql Database</w:t>
      </w:r>
      <w:r>
        <w:rPr>
          <w:rFonts w:ascii="Roboto" w:hAnsi="Roboto"/>
          <w:color w:val="444444"/>
          <w:spacing w:val="8"/>
        </w:rPr>
        <w:br/>
      </w:r>
      <w:r>
        <w:rPr>
          <w:rFonts w:ascii="Roboto" w:hAnsi="Roboto"/>
          <w:color w:val="444444"/>
          <w:spacing w:val="8"/>
        </w:rPr>
        <w:br/>
      </w:r>
      <w:r>
        <w:rPr>
          <w:rFonts w:ascii="inherit" w:hAnsi="inherit"/>
          <w:b/>
          <w:bCs/>
          <w:i/>
          <w:iCs/>
          <w:color w:val="444444"/>
          <w:spacing w:val="8"/>
          <w:bdr w:val="none" w:sz="0" w:space="0" w:color="auto" w:frame="1"/>
          <w:shd w:val="clear" w:color="auto" w:fill="FFFFFF"/>
        </w:rPr>
        <w:t>Follow the steps mentioned below to develop this application.</w:t>
      </w:r>
      <w:r>
        <w:rPr>
          <w:rFonts w:ascii="Roboto" w:hAnsi="Roboto"/>
          <w:color w:val="444444"/>
          <w:spacing w:val="8"/>
        </w:rPr>
        <w:br/>
      </w:r>
      <w:r>
        <w:rPr>
          <w:rFonts w:ascii="Roboto" w:hAnsi="Roboto"/>
          <w:color w:val="444444"/>
          <w:spacing w:val="8"/>
        </w:rPr>
        <w:br/>
      </w:r>
      <w:bookmarkStart w:id="1" w:name="more"/>
      <w:bookmarkEnd w:id="1"/>
    </w:p>
    <w:p w:rsidR="00B403B1" w:rsidRDefault="00B403B1" w:rsidP="00B403B1">
      <w:pPr>
        <w:shd w:val="clear" w:color="auto" w:fill="FFFFFF"/>
        <w:jc w:val="center"/>
        <w:textAlignment w:val="baseline"/>
        <w:rPr>
          <w:rFonts w:ascii="Roboto" w:hAnsi="Roboto"/>
          <w:color w:val="444444"/>
          <w:spacing w:val="8"/>
        </w:rPr>
      </w:pPr>
      <w:r>
        <w:rPr>
          <w:rFonts w:ascii="Roboto" w:hAnsi="Roboto"/>
          <w:noProof/>
          <w:color w:val="F45145"/>
          <w:spacing w:val="8"/>
          <w:bdr w:val="none" w:sz="0" w:space="0" w:color="auto" w:frame="1"/>
        </w:rPr>
        <w:lastRenderedPageBreak/>
        <w:drawing>
          <wp:inline distT="0" distB="0" distL="0" distR="0">
            <wp:extent cx="6096000" cy="3657600"/>
            <wp:effectExtent l="0" t="0" r="0" b="0"/>
            <wp:docPr id="12" name="Picture 12" descr="Spring 4 MVC Example for User Signup, Login and Logout with Password encoder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ring 4 MVC Example for User Signup, Login and Logout with Password encoder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3B1" w:rsidRDefault="00B403B1" w:rsidP="00B403B1">
      <w:pPr>
        <w:textAlignment w:val="baseline"/>
        <w:rPr>
          <w:rFonts w:ascii="Roboto" w:hAnsi="Roboto"/>
          <w:color w:val="444444"/>
          <w:spacing w:val="8"/>
        </w:rPr>
      </w:pPr>
      <w:r>
        <w:rPr>
          <w:rFonts w:ascii="Roboto" w:hAnsi="Roboto"/>
          <w:color w:val="444444"/>
          <w:spacing w:val="8"/>
        </w:rPr>
        <w:br/>
      </w:r>
      <w:r>
        <w:rPr>
          <w:rFonts w:ascii="Roboto" w:hAnsi="Roboto"/>
          <w:color w:val="444444"/>
          <w:spacing w:val="8"/>
        </w:rPr>
        <w:br/>
      </w:r>
    </w:p>
    <w:p w:rsidR="00B403B1" w:rsidRDefault="00B403B1" w:rsidP="00B403B1">
      <w:pPr>
        <w:pStyle w:val="Heading2"/>
        <w:shd w:val="clear" w:color="auto" w:fill="FFFFFF"/>
        <w:spacing w:before="405" w:beforeAutospacing="0" w:after="405" w:afterAutospacing="0" w:line="223" w:lineRule="atLeast"/>
        <w:textAlignment w:val="baseline"/>
        <w:rPr>
          <w:rFonts w:ascii="Roboto" w:hAnsi="Roboto"/>
          <w:color w:val="242D36"/>
          <w:spacing w:val="8"/>
          <w:sz w:val="48"/>
          <w:szCs w:val="48"/>
        </w:rPr>
      </w:pPr>
      <w:r>
        <w:rPr>
          <w:rFonts w:ascii="Roboto" w:hAnsi="Roboto"/>
          <w:color w:val="242D36"/>
          <w:spacing w:val="8"/>
          <w:sz w:val="48"/>
          <w:szCs w:val="48"/>
        </w:rPr>
        <w:t>Video Tutorials</w:t>
      </w:r>
    </w:p>
    <w:p w:rsidR="00B403B1" w:rsidRDefault="00B403B1" w:rsidP="00B403B1">
      <w:pPr>
        <w:pStyle w:val="Heading2"/>
        <w:shd w:val="clear" w:color="auto" w:fill="FFFFFF"/>
        <w:spacing w:before="405" w:beforeAutospacing="0" w:after="405" w:afterAutospacing="0" w:line="223" w:lineRule="atLeast"/>
        <w:textAlignment w:val="baseline"/>
        <w:rPr>
          <w:rFonts w:ascii="Roboto" w:hAnsi="Roboto"/>
          <w:color w:val="242D36"/>
          <w:spacing w:val="8"/>
          <w:sz w:val="48"/>
          <w:szCs w:val="48"/>
        </w:rPr>
      </w:pPr>
      <w:r>
        <w:rPr>
          <w:rFonts w:ascii="Roboto" w:hAnsi="Roboto"/>
          <w:color w:val="242D36"/>
          <w:spacing w:val="8"/>
          <w:sz w:val="48"/>
          <w:szCs w:val="48"/>
        </w:rPr>
        <w:t>Create Database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" w:author="Unknown"/>
          <w:rFonts w:ascii="Consolas" w:hAnsi="Consolas" w:cs="Consolas"/>
          <w:color w:val="444444"/>
          <w:spacing w:val="8"/>
          <w:sz w:val="15"/>
          <w:szCs w:val="15"/>
        </w:rPr>
      </w:pPr>
      <w:ins w:id="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CREATE DATABASE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`jack_rutorial_demo`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eading2"/>
        <w:shd w:val="clear" w:color="auto" w:fill="FFFFFF"/>
        <w:spacing w:before="405" w:beforeAutospacing="0" w:after="405" w:afterAutospacing="0" w:line="223" w:lineRule="atLeast"/>
        <w:textAlignment w:val="baseline"/>
        <w:rPr>
          <w:ins w:id="4" w:author="Unknown"/>
          <w:rFonts w:ascii="Roboto" w:hAnsi="Roboto"/>
          <w:color w:val="242D36"/>
          <w:spacing w:val="8"/>
          <w:sz w:val="48"/>
          <w:szCs w:val="48"/>
        </w:rPr>
      </w:pPr>
      <w:ins w:id="5" w:author="Unknown">
        <w:r>
          <w:rPr>
            <w:rFonts w:ascii="Roboto" w:hAnsi="Roboto"/>
            <w:color w:val="242D36"/>
            <w:spacing w:val="8"/>
            <w:sz w:val="48"/>
            <w:szCs w:val="48"/>
          </w:rPr>
          <w:t>Create Database Table</w:t>
        </w:r>
      </w:ins>
    </w:p>
    <w:p w:rsidR="00B403B1" w:rsidRDefault="00B403B1" w:rsidP="00B403B1">
      <w:pPr>
        <w:textAlignment w:val="baseline"/>
        <w:rPr>
          <w:ins w:id="6" w:author="Unknown"/>
          <w:rFonts w:ascii="Roboto" w:hAnsi="Roboto"/>
          <w:color w:val="444444"/>
          <w:spacing w:val="8"/>
          <w:sz w:val="24"/>
          <w:szCs w:val="24"/>
        </w:rPr>
      </w:pPr>
      <w:ins w:id="7" w:author="Unknown"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Creating `users` Table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CREATE TABLE 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`users`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`id`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int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11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NOT NULL AUTO_INCREMENT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`username`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varchar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45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NOT NULL DEFAULT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''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`password`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varchar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200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NOT NULL DEFAULT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''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PRIMARY KEY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`id`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" w:author="Unknown"/>
          <w:rFonts w:ascii="Consolas" w:hAnsi="Consolas" w:cs="Consolas"/>
          <w:color w:val="444444"/>
          <w:spacing w:val="8"/>
          <w:sz w:val="15"/>
          <w:szCs w:val="15"/>
        </w:rPr>
      </w:pPr>
      <w:ins w:id="19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ENGINE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InnoDB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AUTO_INCREMENT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1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DEFAULT CHARSET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utf8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textAlignment w:val="baseline"/>
        <w:rPr>
          <w:ins w:id="20" w:author="Unknown"/>
          <w:rFonts w:ascii="Roboto" w:hAnsi="Roboto" w:cs="Times New Roman"/>
          <w:color w:val="444444"/>
          <w:spacing w:val="8"/>
          <w:sz w:val="24"/>
          <w:szCs w:val="24"/>
        </w:rPr>
      </w:pPr>
      <w:ins w:id="21" w:author="Unknown"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Creating `user_roles` Table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lastRenderedPageBreak/>
          <w:t xml:space="preserve">CREATE TABLE 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`user_roles`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`id`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int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11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NOT NULL AUTO_INCREMENT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`username`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varchar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45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NOT NULL DEFAULT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''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`role`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varchar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45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NOT NULL DEFAULT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''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PRIMARY KEY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`id`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" w:author="Unknown"/>
          <w:rFonts w:ascii="Consolas" w:hAnsi="Consolas" w:cs="Consolas"/>
          <w:color w:val="444444"/>
          <w:spacing w:val="8"/>
          <w:sz w:val="15"/>
          <w:szCs w:val="15"/>
        </w:rPr>
      </w:pPr>
      <w:ins w:id="33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ENGINE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InnoDB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AUTO_INCREMENT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1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DEFAULT CHARSET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utf8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textAlignment w:val="baseline"/>
        <w:rPr>
          <w:ins w:id="34" w:author="Unknown"/>
          <w:rFonts w:ascii="Roboto" w:hAnsi="Roboto" w:cs="Times New Roman"/>
          <w:color w:val="444444"/>
          <w:spacing w:val="8"/>
          <w:sz w:val="24"/>
          <w:szCs w:val="24"/>
        </w:rPr>
      </w:pPr>
      <w:ins w:id="35" w:author="Unknown"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Creating `persistent_logins` Table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CREATE TABLE 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`persistent_logins`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`username`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varchar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64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NOT NULL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`series`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varchar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64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NOT NULL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`token`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varchar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64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NOT NULL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`last_used`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timestamp NOT NULL DEFAULT CURRENT_TIMESTAMP ON UPDATE CURRENT_TIMESTAMP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PRIMARY KEY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`series`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8" w:author="Unknown"/>
          <w:rFonts w:ascii="Consolas" w:hAnsi="Consolas" w:cs="Consolas"/>
          <w:color w:val="444444"/>
          <w:spacing w:val="8"/>
          <w:sz w:val="15"/>
          <w:szCs w:val="15"/>
        </w:rPr>
      </w:pPr>
      <w:ins w:id="49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ENGINE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InnoDB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DEFAULT CHARSET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utf8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eading2"/>
        <w:shd w:val="clear" w:color="auto" w:fill="FFFFFF"/>
        <w:spacing w:before="405" w:beforeAutospacing="0" w:after="405" w:afterAutospacing="0" w:line="223" w:lineRule="atLeast"/>
        <w:textAlignment w:val="baseline"/>
        <w:rPr>
          <w:ins w:id="50" w:author="Unknown"/>
          <w:rFonts w:ascii="Roboto" w:hAnsi="Roboto"/>
          <w:color w:val="242D36"/>
          <w:spacing w:val="8"/>
          <w:sz w:val="48"/>
          <w:szCs w:val="48"/>
        </w:rPr>
      </w:pPr>
      <w:ins w:id="51" w:author="Unknown">
        <w:r>
          <w:rPr>
            <w:rFonts w:ascii="Roboto" w:hAnsi="Roboto"/>
            <w:color w:val="242D36"/>
            <w:spacing w:val="8"/>
            <w:sz w:val="48"/>
            <w:szCs w:val="48"/>
          </w:rPr>
          <w:t>Creating a default admin user</w:t>
        </w:r>
      </w:ins>
    </w:p>
    <w:p w:rsidR="00B403B1" w:rsidRDefault="00B403B1" w:rsidP="00B403B1">
      <w:pPr>
        <w:textAlignment w:val="baseline"/>
        <w:rPr>
          <w:ins w:id="52" w:author="Unknown"/>
          <w:rFonts w:ascii="Roboto" w:hAnsi="Roboto"/>
          <w:color w:val="444444"/>
          <w:spacing w:val="8"/>
          <w:sz w:val="24"/>
          <w:szCs w:val="24"/>
        </w:rPr>
      </w:pPr>
      <w:ins w:id="53" w:author="Unknown">
        <w:r>
          <w:rPr>
            <w:rFonts w:ascii="Roboto" w:hAnsi="Roboto"/>
            <w:color w:val="444444"/>
            <w:spacing w:val="8"/>
            <w:shd w:val="clear" w:color="auto" w:fill="FFFFFF"/>
          </w:rPr>
          <w:t>The following code creates a users named “</w:t>
        </w:r>
        <w:r>
          <w:rPr>
            <w:rFonts w:ascii="Roboto" w:hAnsi="Roboto"/>
            <w:b/>
            <w:bCs/>
            <w:color w:val="444444"/>
            <w:spacing w:val="8"/>
            <w:bdr w:val="none" w:sz="0" w:space="0" w:color="auto" w:frame="1"/>
            <w:shd w:val="clear" w:color="auto" w:fill="FFFFFF"/>
          </w:rPr>
          <w:t>admin</w:t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” with password is '</w:t>
        </w:r>
        <w:r>
          <w:rPr>
            <w:rFonts w:ascii="Roboto" w:hAnsi="Roboto"/>
            <w:b/>
            <w:bCs/>
            <w:color w:val="444444"/>
            <w:spacing w:val="8"/>
            <w:bdr w:val="none" w:sz="0" w:space="0" w:color="auto" w:frame="1"/>
            <w:shd w:val="clear" w:color="auto" w:fill="FFFFFF"/>
          </w:rPr>
          <w:t>123</w:t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', defines an “</w:t>
        </w:r>
        <w:r>
          <w:rPr>
            <w:rFonts w:ascii="Roboto" w:hAnsi="Roboto"/>
            <w:b/>
            <w:bCs/>
            <w:color w:val="444444"/>
            <w:spacing w:val="8"/>
            <w:bdr w:val="none" w:sz="0" w:space="0" w:color="auto" w:frame="1"/>
            <w:shd w:val="clear" w:color="auto" w:fill="FFFFFF"/>
          </w:rPr>
          <w:t>ROLE_ADMIN</w:t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” role.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4" w:author="Unknown"/>
          <w:rFonts w:ascii="Consolas" w:hAnsi="Consolas" w:cs="Consolas"/>
          <w:color w:val="444444"/>
          <w:spacing w:val="8"/>
          <w:sz w:val="15"/>
          <w:szCs w:val="15"/>
        </w:rPr>
      </w:pPr>
      <w:ins w:id="5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INSERT INTO USERS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VALUES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'admin'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'$2a$10$Ii8O.wtxIeYQuXcbhcQ/WOngxwb1KrnAVOOLi6SaW8KfPWq7O6tsa'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6" w:author="Unknown"/>
          <w:rFonts w:ascii="Consolas" w:hAnsi="Consolas" w:cs="Consolas"/>
          <w:color w:val="444444"/>
          <w:spacing w:val="8"/>
          <w:sz w:val="15"/>
          <w:szCs w:val="15"/>
        </w:rPr>
      </w:pPr>
      <w:ins w:id="5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INSERT INTO USER_ROLES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ROLE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VALUES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'admin'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'ROLE_ADMIN'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eading2"/>
        <w:shd w:val="clear" w:color="auto" w:fill="FFFFFF"/>
        <w:spacing w:before="405" w:beforeAutospacing="0" w:after="405" w:afterAutospacing="0" w:line="223" w:lineRule="atLeast"/>
        <w:textAlignment w:val="baseline"/>
        <w:rPr>
          <w:ins w:id="58" w:author="Unknown"/>
          <w:rFonts w:ascii="Roboto" w:hAnsi="Roboto"/>
          <w:color w:val="242D36"/>
          <w:spacing w:val="8"/>
          <w:sz w:val="48"/>
          <w:szCs w:val="48"/>
        </w:rPr>
      </w:pPr>
      <w:ins w:id="59" w:author="Unknown">
        <w:r>
          <w:rPr>
            <w:rFonts w:ascii="Roboto" w:hAnsi="Roboto"/>
            <w:color w:val="242D36"/>
            <w:spacing w:val="8"/>
            <w:sz w:val="48"/>
            <w:szCs w:val="48"/>
          </w:rPr>
          <w:t>Project Structure </w:t>
        </w:r>
      </w:ins>
    </w:p>
    <w:p w:rsidR="00B403B1" w:rsidRDefault="00B403B1" w:rsidP="00B403B1">
      <w:pPr>
        <w:shd w:val="clear" w:color="auto" w:fill="FFFFFF"/>
        <w:jc w:val="center"/>
        <w:textAlignment w:val="baseline"/>
        <w:rPr>
          <w:ins w:id="60" w:author="Unknown"/>
          <w:rFonts w:ascii="Roboto" w:hAnsi="Roboto"/>
          <w:color w:val="444444"/>
          <w:spacing w:val="8"/>
          <w:sz w:val="24"/>
          <w:szCs w:val="24"/>
        </w:rPr>
      </w:pPr>
      <w:r>
        <w:rPr>
          <w:rFonts w:ascii="Roboto" w:hAnsi="Roboto"/>
          <w:noProof/>
          <w:color w:val="F45145"/>
          <w:spacing w:val="8"/>
          <w:bdr w:val="none" w:sz="0" w:space="0" w:color="auto" w:frame="1"/>
        </w:rPr>
        <w:lastRenderedPageBreak/>
        <w:drawing>
          <wp:inline distT="0" distB="0" distL="0" distR="0">
            <wp:extent cx="4114800" cy="9723120"/>
            <wp:effectExtent l="0" t="0" r="0" b="0"/>
            <wp:docPr id="11" name="Picture 11" descr="Project Structure Spring 4 MVC Signup Login Logout Form with password encoder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roject Structure Spring 4 MVC Signup Login Logout Form with password encoder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972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3B1" w:rsidRDefault="00B403B1" w:rsidP="00B403B1">
      <w:pPr>
        <w:pStyle w:val="Heading2"/>
        <w:shd w:val="clear" w:color="auto" w:fill="FFFFFF"/>
        <w:spacing w:before="405" w:beforeAutospacing="0" w:after="405" w:afterAutospacing="0" w:line="223" w:lineRule="atLeast"/>
        <w:textAlignment w:val="baseline"/>
        <w:rPr>
          <w:ins w:id="61" w:author="Unknown"/>
          <w:rFonts w:ascii="Roboto" w:hAnsi="Roboto"/>
          <w:color w:val="242D36"/>
          <w:spacing w:val="8"/>
          <w:sz w:val="48"/>
          <w:szCs w:val="48"/>
        </w:rPr>
      </w:pPr>
      <w:ins w:id="62" w:author="Unknown">
        <w:r>
          <w:rPr>
            <w:rFonts w:ascii="Roboto" w:hAnsi="Roboto"/>
            <w:color w:val="242D36"/>
            <w:spacing w:val="8"/>
            <w:sz w:val="48"/>
            <w:szCs w:val="48"/>
          </w:rPr>
          <w:lastRenderedPageBreak/>
          <w:t>Create Maven Project</w:t>
        </w:r>
      </w:ins>
    </w:p>
    <w:p w:rsidR="00B403B1" w:rsidRDefault="00B403B1" w:rsidP="00B403B1">
      <w:pPr>
        <w:numPr>
          <w:ilvl w:val="0"/>
          <w:numId w:val="5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63" w:author="Unknown"/>
          <w:rFonts w:ascii="inherit" w:hAnsi="inherit"/>
          <w:color w:val="666666"/>
          <w:spacing w:val="8"/>
          <w:sz w:val="23"/>
          <w:szCs w:val="23"/>
        </w:rPr>
      </w:pPr>
      <w:ins w:id="64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Launch Eclipse IDE.</w:t>
        </w:r>
      </w:ins>
    </w:p>
    <w:p w:rsidR="00B403B1" w:rsidRDefault="00B403B1" w:rsidP="00B403B1">
      <w:pPr>
        <w:numPr>
          <w:ilvl w:val="0"/>
          <w:numId w:val="5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65" w:author="Unknown"/>
          <w:rFonts w:ascii="inherit" w:hAnsi="inherit"/>
          <w:color w:val="666666"/>
          <w:spacing w:val="8"/>
          <w:sz w:val="23"/>
          <w:szCs w:val="23"/>
        </w:rPr>
      </w:pPr>
      <w:ins w:id="66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Go to File-&gt; New-&gt; Others... Select Maven Project under Maven category then click Next.</w:t>
        </w:r>
      </w:ins>
    </w:p>
    <w:p w:rsidR="00B403B1" w:rsidRDefault="00B403B1" w:rsidP="00B403B1">
      <w:pPr>
        <w:numPr>
          <w:ilvl w:val="0"/>
          <w:numId w:val="5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67" w:author="Unknown"/>
          <w:rFonts w:ascii="inherit" w:hAnsi="inherit"/>
          <w:color w:val="666666"/>
          <w:spacing w:val="8"/>
          <w:sz w:val="23"/>
          <w:szCs w:val="23"/>
        </w:rPr>
      </w:pPr>
      <w:ins w:id="68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In New Maven Project wizard, select "Create a simpel project(skip archetype selection)" and click on Next</w:t>
        </w:r>
      </w:ins>
    </w:p>
    <w:p w:rsidR="00B403B1" w:rsidRDefault="00B403B1" w:rsidP="00B403B1">
      <w:pPr>
        <w:numPr>
          <w:ilvl w:val="0"/>
          <w:numId w:val="5"/>
        </w:numPr>
        <w:shd w:val="clear" w:color="auto" w:fill="FFFFFF"/>
        <w:spacing w:after="0" w:line="240" w:lineRule="auto"/>
        <w:ind w:left="528" w:firstLine="0"/>
        <w:textAlignment w:val="baseline"/>
        <w:rPr>
          <w:ins w:id="69" w:author="Unknown"/>
          <w:rFonts w:ascii="inherit" w:hAnsi="inherit"/>
          <w:color w:val="666666"/>
          <w:spacing w:val="8"/>
          <w:sz w:val="23"/>
          <w:szCs w:val="23"/>
        </w:rPr>
      </w:pPr>
      <w:ins w:id="70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In next wizard, type "</w:t>
        </w:r>
        <w:r>
          <w:rPr>
            <w:rFonts w:ascii="inherit" w:hAnsi="inherit"/>
            <w:b/>
            <w:bCs/>
            <w:color w:val="666666"/>
            <w:spacing w:val="8"/>
            <w:sz w:val="23"/>
            <w:szCs w:val="23"/>
            <w:bdr w:val="none" w:sz="0" w:space="0" w:color="auto" w:frame="1"/>
          </w:rPr>
          <w:t>com.jackrutorial</w:t>
        </w:r>
        <w:r>
          <w:rPr>
            <w:rFonts w:ascii="inherit" w:hAnsi="inherit"/>
            <w:color w:val="666666"/>
            <w:spacing w:val="8"/>
            <w:sz w:val="23"/>
            <w:szCs w:val="23"/>
          </w:rPr>
          <w:t>" in the "Group ID:" field</w:t>
        </w:r>
      </w:ins>
    </w:p>
    <w:p w:rsidR="00B403B1" w:rsidRDefault="00B403B1" w:rsidP="00B403B1">
      <w:pPr>
        <w:numPr>
          <w:ilvl w:val="0"/>
          <w:numId w:val="5"/>
        </w:numPr>
        <w:shd w:val="clear" w:color="auto" w:fill="FFFFFF"/>
        <w:spacing w:after="0" w:line="240" w:lineRule="auto"/>
        <w:ind w:left="528" w:firstLine="0"/>
        <w:textAlignment w:val="baseline"/>
        <w:rPr>
          <w:ins w:id="71" w:author="Unknown"/>
          <w:rFonts w:ascii="inherit" w:hAnsi="inherit"/>
          <w:color w:val="666666"/>
          <w:spacing w:val="8"/>
          <w:sz w:val="23"/>
          <w:szCs w:val="23"/>
        </w:rPr>
      </w:pPr>
      <w:ins w:id="72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Type "</w:t>
        </w:r>
        <w:r>
          <w:rPr>
            <w:rFonts w:ascii="inherit" w:hAnsi="inherit"/>
            <w:b/>
            <w:bCs/>
            <w:color w:val="666666"/>
            <w:spacing w:val="8"/>
            <w:sz w:val="23"/>
            <w:szCs w:val="23"/>
            <w:bdr w:val="none" w:sz="0" w:space="0" w:color="auto" w:frame="1"/>
          </w:rPr>
          <w:t>SpringMVCSignupLoginPasswordEncoder</w:t>
        </w:r>
        <w:r>
          <w:rPr>
            <w:rFonts w:ascii="inherit" w:hAnsi="inherit"/>
            <w:color w:val="666666"/>
            <w:spacing w:val="8"/>
            <w:sz w:val="23"/>
            <w:szCs w:val="23"/>
          </w:rPr>
          <w:t>" in the "Artifact Id:" field</w:t>
        </w:r>
      </w:ins>
    </w:p>
    <w:p w:rsidR="00B403B1" w:rsidRDefault="00B403B1" w:rsidP="00B403B1">
      <w:pPr>
        <w:numPr>
          <w:ilvl w:val="0"/>
          <w:numId w:val="5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73" w:author="Unknown"/>
          <w:rFonts w:ascii="inherit" w:hAnsi="inherit"/>
          <w:color w:val="666666"/>
          <w:spacing w:val="8"/>
          <w:sz w:val="23"/>
          <w:szCs w:val="23"/>
        </w:rPr>
      </w:pPr>
      <w:ins w:id="74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Packaging -&gt; War</w:t>
        </w:r>
      </w:ins>
    </w:p>
    <w:p w:rsidR="00B403B1" w:rsidRDefault="00B403B1" w:rsidP="00B403B1">
      <w:pPr>
        <w:numPr>
          <w:ilvl w:val="0"/>
          <w:numId w:val="5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75" w:author="Unknown"/>
          <w:rFonts w:ascii="inherit" w:hAnsi="inherit"/>
          <w:color w:val="666666"/>
          <w:spacing w:val="8"/>
          <w:sz w:val="23"/>
          <w:szCs w:val="23"/>
        </w:rPr>
      </w:pPr>
      <w:ins w:id="76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Click Finish.</w:t>
        </w:r>
      </w:ins>
    </w:p>
    <w:p w:rsidR="00B403B1" w:rsidRDefault="00B403B1" w:rsidP="00B403B1">
      <w:pPr>
        <w:pStyle w:val="Heading2"/>
        <w:shd w:val="clear" w:color="auto" w:fill="FFFFFF"/>
        <w:spacing w:before="405" w:beforeAutospacing="0" w:after="405" w:afterAutospacing="0" w:line="223" w:lineRule="atLeast"/>
        <w:textAlignment w:val="baseline"/>
        <w:rPr>
          <w:ins w:id="77" w:author="Unknown"/>
          <w:rFonts w:ascii="Roboto" w:hAnsi="Roboto"/>
          <w:color w:val="242D36"/>
          <w:spacing w:val="8"/>
          <w:sz w:val="48"/>
          <w:szCs w:val="48"/>
        </w:rPr>
      </w:pPr>
      <w:ins w:id="78" w:author="Unknown">
        <w:r>
          <w:rPr>
            <w:rFonts w:ascii="Roboto" w:hAnsi="Roboto"/>
            <w:color w:val="242D36"/>
            <w:spacing w:val="8"/>
            <w:sz w:val="48"/>
            <w:szCs w:val="48"/>
          </w:rPr>
          <w:t>Update pom.xml to include required dependencies</w:t>
        </w:r>
      </w:ins>
    </w:p>
    <w:p w:rsidR="00B403B1" w:rsidRDefault="00B403B1" w:rsidP="00B403B1">
      <w:pPr>
        <w:textAlignment w:val="baseline"/>
        <w:rPr>
          <w:ins w:id="79" w:author="Unknown"/>
          <w:rFonts w:ascii="Roboto" w:hAnsi="Roboto"/>
          <w:color w:val="444444"/>
          <w:spacing w:val="8"/>
          <w:sz w:val="24"/>
          <w:szCs w:val="24"/>
        </w:rPr>
      </w:pPr>
      <w:ins w:id="80" w:author="Unknown"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Open pom.xml file and add the following dependencies in it.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82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&lt;project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xmlns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"http://maven.apache.org/POM/4.0.0"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84" w:author="Unknown"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xmlns:xsi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"http://www.w3.org/2001/XMLSchema-instance"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8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xsi:schemaLocation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"http://maven.apache.org/POM/4.0.0 http://maven.apache.org/xsd/maven-4.0.0.xsd"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8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&lt;modelVersion&gt;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4.0.0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&lt;/modelVersion&gt;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&lt;groupId&gt;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com.jackrutorial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&lt;/groupId&gt;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&lt;artifactId&gt;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SpringMVCSignupLoginPasswordEncoder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&lt;/artifactId&gt;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&lt;version&gt;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0.0.1-SNAPSHOT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&lt;/version&gt;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&lt;packaging&gt;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war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&lt;/packaging&gt;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&lt;dependencies&gt;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0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&lt;dependency&gt;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0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&lt;groupId&gt;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org.springframework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&lt;/groupId&gt;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0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&lt;artifactId&gt;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spring-core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&lt;/artifactId&gt;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0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&lt;version&gt;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4.3.0.RELEASE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&lt;/version&gt;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0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&lt;/dependency&gt;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1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&lt;dependency&gt;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1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&lt;groupId&gt;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org.springframework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&lt;/groupId&gt;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1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&lt;artifactId&gt;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spring-webmvc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&lt;/artifactId&gt;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1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&lt;version&gt;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4.3.0.RELEASE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&lt;/version&gt;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2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&lt;/dependency&gt;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2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&lt;dependency&gt;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2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&lt;groupId&gt;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org.springframework.security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&lt;/groupId&gt;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2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&lt;artifactId&gt;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spring-security-web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&lt;/artifactId&gt;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2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&lt;version&gt;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4.0.4.RELEASE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&lt;/version&gt;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3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&lt;/dependency&gt;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3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&lt;dependency&gt;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3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&lt;groupId&gt;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org.springframework.security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&lt;/groupId&gt;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3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&lt;artifactId&gt;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spring-security-config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&lt;/artifactId&gt;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&lt;version&gt;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4.0.4.RELEASE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&lt;/version&gt;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&lt;/dependency&gt;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&lt;dependency&gt;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&lt;groupId&gt;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org.springframework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&lt;/groupId&gt;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&lt;artifactId&gt;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spring-jdbc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&lt;/artifactId&gt;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lastRenderedPageBreak/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&lt;version&gt;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4.3.0.RELEASE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&lt;/version&gt;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&lt;/dependency&gt;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&lt;dependency&gt;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&lt;groupId&gt;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jstl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&lt;/groupId&gt;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6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&lt;artifactId&gt;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jstl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&lt;/artifactId&gt;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6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&lt;version&gt;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1.2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&lt;/version&gt;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6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&lt;/dependency&gt;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6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&lt;dependency&gt;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6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&lt;groupId&gt;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javax.servlet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&lt;/groupId&gt;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7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&lt;artifactId&gt;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javax.servlet-api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&lt;/artifactId&gt;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7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&lt;version&gt;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3.1.0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&lt;/version&gt;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7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&lt;scope&gt;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provided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&lt;/scope&gt;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7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&lt;/dependency&gt;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8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&lt;dependency&gt;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8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&lt;groupId&gt;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javax.servlet.jsp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&lt;/groupId&gt;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8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&lt;artifactId&gt;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jsp-api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&lt;/artifactId&gt;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8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&lt;version&gt;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2.0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&lt;/version&gt;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8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&lt;scope&gt;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provided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&lt;/scope&gt;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9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&lt;/dependency&gt;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9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&lt;/dependencies&gt;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9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&lt;build&gt;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9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&lt;pluginManagement&gt;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0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&lt;plugins&gt;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0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0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&lt;plugin&gt;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0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0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&lt;groupId&gt;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org.apache.maven.plugins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&lt;/groupId&gt;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0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0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&lt;artifactId&gt;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maven-war-plugin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&lt;/artifactId&gt;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0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0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&lt;version&gt;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2.4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&lt;/version&gt;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0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&lt;configuration&gt;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&lt;warSourceDirectory&gt;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src/main/webapp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&lt;/warSourceDirectory&gt;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&lt;failOnMissingWebXml&gt;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false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&lt;/failOnMissingWebXml&gt;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&lt;/configuration&gt;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&lt;/plugin&gt;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2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&lt;/plugins&gt;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2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&lt;/pluginManagement&gt;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2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&lt;/build&gt;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6" w:author="Unknown"/>
          <w:rFonts w:ascii="Consolas" w:hAnsi="Consolas" w:cs="Consolas"/>
          <w:color w:val="444444"/>
          <w:spacing w:val="8"/>
          <w:sz w:val="15"/>
          <w:szCs w:val="15"/>
        </w:rPr>
      </w:pPr>
      <w:ins w:id="227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&lt;/project&gt;</w:t>
        </w:r>
      </w:ins>
    </w:p>
    <w:p w:rsidR="00B403B1" w:rsidRDefault="00B403B1" w:rsidP="00B403B1">
      <w:pPr>
        <w:pStyle w:val="Heading2"/>
        <w:shd w:val="clear" w:color="auto" w:fill="FFFFFF"/>
        <w:spacing w:before="405" w:beforeAutospacing="0" w:after="405" w:afterAutospacing="0" w:line="223" w:lineRule="atLeast"/>
        <w:textAlignment w:val="baseline"/>
        <w:rPr>
          <w:ins w:id="228" w:author="Unknown"/>
          <w:rFonts w:ascii="Roboto" w:hAnsi="Roboto"/>
          <w:color w:val="242D36"/>
          <w:spacing w:val="8"/>
          <w:sz w:val="48"/>
          <w:szCs w:val="48"/>
        </w:rPr>
      </w:pPr>
      <w:ins w:id="229" w:author="Unknown">
        <w:r>
          <w:rPr>
            <w:rFonts w:ascii="Roboto" w:hAnsi="Roboto"/>
            <w:color w:val="242D36"/>
            <w:spacing w:val="8"/>
            <w:sz w:val="48"/>
            <w:szCs w:val="48"/>
          </w:rPr>
          <w:t>Configure WebApp and Spring Security</w:t>
        </w:r>
      </w:ins>
    </w:p>
    <w:p w:rsidR="00B403B1" w:rsidRDefault="00B403B1" w:rsidP="00B403B1">
      <w:pPr>
        <w:numPr>
          <w:ilvl w:val="0"/>
          <w:numId w:val="6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230" w:author="Unknown"/>
          <w:rFonts w:ascii="inherit" w:hAnsi="inherit"/>
          <w:color w:val="666666"/>
          <w:spacing w:val="8"/>
          <w:sz w:val="23"/>
          <w:szCs w:val="23"/>
        </w:rPr>
      </w:pPr>
      <w:ins w:id="231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Right click to the src folder, select New -&gt; Package</w:t>
        </w:r>
      </w:ins>
    </w:p>
    <w:p w:rsidR="00B403B1" w:rsidRDefault="00B403B1" w:rsidP="00B403B1">
      <w:pPr>
        <w:numPr>
          <w:ilvl w:val="0"/>
          <w:numId w:val="6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232" w:author="Unknown"/>
          <w:rFonts w:ascii="inherit" w:hAnsi="inherit"/>
          <w:color w:val="666666"/>
          <w:spacing w:val="8"/>
          <w:sz w:val="23"/>
          <w:szCs w:val="23"/>
        </w:rPr>
      </w:pPr>
      <w:ins w:id="233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Enter "com.jackrutorial.config" in Name: field</w:t>
        </w:r>
      </w:ins>
    </w:p>
    <w:p w:rsidR="00B403B1" w:rsidRDefault="00B403B1" w:rsidP="00B403B1">
      <w:pPr>
        <w:numPr>
          <w:ilvl w:val="0"/>
          <w:numId w:val="6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234" w:author="Unknown"/>
          <w:rFonts w:ascii="inherit" w:hAnsi="inherit"/>
          <w:color w:val="666666"/>
          <w:spacing w:val="8"/>
          <w:sz w:val="23"/>
          <w:szCs w:val="23"/>
        </w:rPr>
      </w:pPr>
      <w:ins w:id="235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Click Finish</w:t>
        </w:r>
      </w:ins>
    </w:p>
    <w:p w:rsidR="00B403B1" w:rsidRDefault="00B403B1" w:rsidP="00B403B1">
      <w:pPr>
        <w:spacing w:after="0"/>
        <w:textAlignment w:val="baseline"/>
        <w:rPr>
          <w:ins w:id="236" w:author="Unknown"/>
          <w:rFonts w:ascii="Roboto" w:hAnsi="Roboto"/>
          <w:color w:val="444444"/>
          <w:spacing w:val="8"/>
          <w:sz w:val="24"/>
          <w:szCs w:val="24"/>
        </w:rPr>
      </w:pPr>
      <w:ins w:id="237" w:author="Unknown"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Create a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WebConfig 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class under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com.jackrutorial.config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 package and write the following code in it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3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39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package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config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42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javax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sql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DataSource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45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beans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factory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Autowired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47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context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Bean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49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context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ComponentScan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1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context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Configuration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3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context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support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ResourceBundleMessageSource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5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jdbc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core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namedparam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NamedParameterJdbcTemplate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7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jdbc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datasource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DriverManagerDataSource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9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servlet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config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EnableWebMvc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61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servlet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config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WebMvcConfigurerAdapter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63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lastRenderedPageBreak/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servlet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view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InternalResourceViewResolver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65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servlet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view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JstlView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68" w:author="Unknown"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@EnableWebMvc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70" w:author="Unknown"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@Configuration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72" w:author="Unknown"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@ComponentScan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basePackages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"com.jackrutorial"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})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74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WebConfig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extends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WebMvcConfigurerAdapter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7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7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@Autowired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DataSource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dataSource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@Bean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NamedParameterJdbcTemplate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geNamedParameterJdbcTemplate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NamedParameterJdbcTemplate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dataSource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@Bean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DataSource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getDataSource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DriverManagerDataSource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ds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DriverManagerDataSource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0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ds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setDriverClassName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"com.mysql.jdbc.Driver"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0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0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ds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setUrl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"jdbc:mysql://localhost/jack_rutorial_demo"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0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0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ds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setUsername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"root"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0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0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ds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setPassword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"root"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0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0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0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1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ds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1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1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1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1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1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1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@Bean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1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1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InternalResourceViewResolver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viewResolver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1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2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InternalResourceViewResolver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viewResolver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InternalResourceViewResolver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2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viewResolver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setViewClass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JstlView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2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viewResolver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setPrefix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"/WEB-INF/jsp/"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2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viewResolver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setSuffix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".jsp"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2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3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viewResolver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3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3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3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@Bean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3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ResourceBundleMessageSource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messageSource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4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ResourceBundleMessageSource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rb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ResourceBundleMessageSource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4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rb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setBasenames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[]{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"validation"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4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4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rb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4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0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textAlignment w:val="baseline"/>
        <w:rPr>
          <w:ins w:id="351" w:author="Unknown"/>
          <w:rFonts w:ascii="Roboto" w:hAnsi="Roboto"/>
          <w:color w:val="444444"/>
          <w:spacing w:val="8"/>
        </w:rPr>
      </w:pPr>
      <w:ins w:id="352" w:author="Unknown"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Create a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WebInitializer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 class under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com.jackrutorial.config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 package and write the following code in it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4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package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config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7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servlet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support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AbstractAnnotationConfigDispatcherServletInitializer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60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WebInitializer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extends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AbstractAnnotationConfigDispatcherServletInitializer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6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6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6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@Override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6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6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protected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[]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getRootConfigClasses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6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6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 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[]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WebConfig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6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6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7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7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7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7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@Override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7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7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protected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[]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getServletConfigClasses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7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7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 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null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7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7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8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8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8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8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@Override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8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8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protected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[]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getServletMappings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8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8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 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[]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"/"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8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8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1" w:author="Unknown"/>
          <w:rFonts w:ascii="Consolas" w:hAnsi="Consolas" w:cs="Consolas"/>
          <w:color w:val="444444"/>
          <w:spacing w:val="8"/>
          <w:sz w:val="15"/>
          <w:szCs w:val="15"/>
        </w:rPr>
      </w:pPr>
      <w:ins w:id="392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textAlignment w:val="baseline"/>
        <w:rPr>
          <w:ins w:id="393" w:author="Unknown"/>
          <w:rFonts w:ascii="Roboto" w:hAnsi="Roboto" w:cs="Times New Roman"/>
          <w:color w:val="444444"/>
          <w:spacing w:val="8"/>
          <w:sz w:val="24"/>
          <w:szCs w:val="24"/>
        </w:rPr>
      </w:pPr>
      <w:ins w:id="394" w:author="Unknown"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lastRenderedPageBreak/>
          <w:t>Create a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SercurityConfig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 class under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com.jackrutorial.config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 package and write the following code in it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96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package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config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99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javax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sql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DataSource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02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beans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factory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Autowired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04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context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Bean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06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context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Configuration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08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security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authentication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dao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DaoAuthenticationProvider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10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security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config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authentication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builders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AuthenticationManagerBuilder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12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security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config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builders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HttpSecurity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14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security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config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configuration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EnableWebSecurity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16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security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config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configuration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WebSecurityConfigurerAdapter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18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security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crypto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bcrypt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BCryptPasswordEncoder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20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security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crypto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PasswordEncoder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22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security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authentication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rememberme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JdbcTokenRepositoryImpl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24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security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authentication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rememberme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PersistentTokenRepository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27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service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LoginServiceImpl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3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31" w:author="Unknown"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@Configuration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3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33" w:author="Unknown"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@EnableWebSecurity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3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35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SercurityConfig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extends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WebSecurityConfigurerAdapter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3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3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3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3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@Autowired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4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4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DataSource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dataSource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4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4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4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4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@Autowired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4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4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LoginServiceImpl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loginServiceImpl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4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4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5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5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@Autowired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5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5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void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configureGlobal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AuthenticationManagerBuilder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auth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throws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Exception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5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5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auth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userDetailsService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loginServiceImpl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5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5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auth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authenticationProvider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authenticationProvider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5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5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6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6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6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6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@Bean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6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6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DaoAuthenticationProvider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authenticationProvider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6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6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DaoAuthenticationProvider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authenticationProvider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DaoAuthenticationProvider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6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6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authenticationProvider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setUserDetailsService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loginServiceImpl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7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7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authenticationProvider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setPasswordEncoder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passwordEncoder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7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7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7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7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authenticationProvider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7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7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7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7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8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8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@Bean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8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8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PasswordEncoder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passwordEncoder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8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8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BCryptPasswordEncoder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8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8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8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8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9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9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@Override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9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9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protected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void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configure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HttpSecurity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http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throws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Exception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9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9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http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csrf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disable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9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9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9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9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http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authorizeRequests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antMatchers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"/login"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"/user/sigup"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"/user/register"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permitAll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0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50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http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authorizeRequests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antMatchers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"/"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"/home"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0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503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access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"hasRole('ROLE_ADMIN') or hasRole('ROLE_USER')"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0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50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http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authorizeRequests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antMatchers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"/user/list"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0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507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access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"hasRole('ROLE_ADMIN')"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0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50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1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51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http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authorizeRequests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().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and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formLogin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1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51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loginProcessingUrl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"/j_spring_security_check"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1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51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loginPage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"/login"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1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51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failureUrl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"/login?error=true"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1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51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usernameParameter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"username"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2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52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passwordParameter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"password"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2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52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and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logout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logoutUrl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"/j_spring_security_logout"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logoutSuccessUrl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"/login"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2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52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lastRenderedPageBreak/>
          <w:t xml:space="preserve">  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and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rememberMe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2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52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tokenRepository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persistentTokenRepository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())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2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52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tokenValiditySeconds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60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*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60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3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53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and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exceptionHandling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accessDeniedPage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"/accessDenied"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3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53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3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53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3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53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@Bean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3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53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PersistentTokenRepository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persistentTokenRepository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4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54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JdbcTokenRepositoryImpl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db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JdbcTokenRepositoryImpl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4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54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db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setDataSource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dataSource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4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54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4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54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db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4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54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5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55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5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553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textAlignment w:val="baseline"/>
        <w:rPr>
          <w:ins w:id="554" w:author="Unknown"/>
          <w:rFonts w:ascii="Roboto" w:hAnsi="Roboto"/>
          <w:color w:val="444444"/>
          <w:spacing w:val="8"/>
        </w:rPr>
      </w:pPr>
      <w:ins w:id="555" w:author="Unknown"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Create a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SecurityInitializer 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class under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com.jackrutorial.config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 package and write the following code in it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5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557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package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config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5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5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560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security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context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AbstractSecurityWebApplicationInitializer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6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6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563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SecurityInitializer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extends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AbstractSecurityWebApplicationInitializer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6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65" w:author="Unknown"/>
          <w:rFonts w:ascii="Consolas" w:hAnsi="Consolas" w:cs="Consolas"/>
          <w:color w:val="444444"/>
          <w:spacing w:val="8"/>
          <w:sz w:val="15"/>
          <w:szCs w:val="15"/>
        </w:rPr>
      </w:pPr>
      <w:ins w:id="566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eading2"/>
        <w:shd w:val="clear" w:color="auto" w:fill="FFFFFF"/>
        <w:spacing w:before="405" w:beforeAutospacing="0" w:after="405" w:afterAutospacing="0" w:line="223" w:lineRule="atLeast"/>
        <w:textAlignment w:val="baseline"/>
        <w:rPr>
          <w:ins w:id="567" w:author="Unknown"/>
          <w:rFonts w:ascii="Roboto" w:hAnsi="Roboto"/>
          <w:color w:val="242D36"/>
          <w:spacing w:val="8"/>
          <w:sz w:val="48"/>
          <w:szCs w:val="48"/>
        </w:rPr>
      </w:pPr>
      <w:ins w:id="568" w:author="Unknown">
        <w:r>
          <w:rPr>
            <w:rFonts w:ascii="Roboto" w:hAnsi="Roboto"/>
            <w:color w:val="242D36"/>
            <w:spacing w:val="8"/>
            <w:sz w:val="48"/>
            <w:szCs w:val="48"/>
          </w:rPr>
          <w:t>Creating Model Layer</w:t>
        </w:r>
      </w:ins>
    </w:p>
    <w:p w:rsidR="00B403B1" w:rsidRDefault="00B403B1" w:rsidP="00B403B1">
      <w:pPr>
        <w:textAlignment w:val="baseline"/>
        <w:rPr>
          <w:ins w:id="569" w:author="Unknown"/>
          <w:rFonts w:ascii="Roboto" w:hAnsi="Roboto"/>
          <w:color w:val="444444"/>
          <w:spacing w:val="8"/>
          <w:sz w:val="24"/>
          <w:szCs w:val="24"/>
        </w:rPr>
      </w:pPr>
      <w:ins w:id="570" w:author="Unknown"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Create a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UserInfo 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class under package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com.jackrutorial.model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 and write the following code in it 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7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572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package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7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7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575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UserInfo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7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57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private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7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57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private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8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58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8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58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UserInfo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8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58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super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8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58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8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58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UserInfo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9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59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super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9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59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this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username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9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59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this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password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9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59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59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59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60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60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getUsername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60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60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60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60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60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60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void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setUsername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60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60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this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username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61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61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61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61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getPassword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61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61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61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61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61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61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void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setPassword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62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62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this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password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62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62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624" w:author="Unknown"/>
          <w:rFonts w:ascii="Consolas" w:hAnsi="Consolas" w:cs="Consolas"/>
          <w:color w:val="444444"/>
          <w:spacing w:val="8"/>
          <w:sz w:val="15"/>
          <w:szCs w:val="15"/>
        </w:rPr>
      </w:pPr>
      <w:ins w:id="625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eading2"/>
        <w:shd w:val="clear" w:color="auto" w:fill="FFFFFF"/>
        <w:spacing w:before="405" w:beforeAutospacing="0" w:after="405" w:afterAutospacing="0" w:line="223" w:lineRule="atLeast"/>
        <w:textAlignment w:val="baseline"/>
        <w:rPr>
          <w:ins w:id="626" w:author="Unknown"/>
          <w:rFonts w:ascii="Roboto" w:hAnsi="Roboto"/>
          <w:color w:val="242D36"/>
          <w:spacing w:val="8"/>
          <w:sz w:val="48"/>
          <w:szCs w:val="48"/>
        </w:rPr>
      </w:pPr>
      <w:ins w:id="627" w:author="Unknown">
        <w:r>
          <w:rPr>
            <w:rFonts w:ascii="Roboto" w:hAnsi="Roboto"/>
            <w:color w:val="242D36"/>
            <w:spacing w:val="8"/>
            <w:sz w:val="48"/>
            <w:szCs w:val="48"/>
          </w:rPr>
          <w:lastRenderedPageBreak/>
          <w:t>Creating Form Layer</w:t>
        </w:r>
      </w:ins>
    </w:p>
    <w:p w:rsidR="00B403B1" w:rsidRDefault="00B403B1" w:rsidP="00B403B1">
      <w:pPr>
        <w:textAlignment w:val="baseline"/>
        <w:rPr>
          <w:ins w:id="628" w:author="Unknown"/>
          <w:rFonts w:ascii="Roboto" w:hAnsi="Roboto"/>
          <w:color w:val="444444"/>
          <w:spacing w:val="8"/>
          <w:sz w:val="24"/>
          <w:szCs w:val="24"/>
        </w:rPr>
      </w:pPr>
      <w:ins w:id="629" w:author="Unknown"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Create a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UserForm 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class under package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com.jackrutorial.form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 and write the following code in it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63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631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package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form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63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63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634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UserForm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63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63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private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63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63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private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63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64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private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confirmPassword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64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64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64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64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getUsername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64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64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64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64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64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65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void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setUsername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65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65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this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username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65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65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65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65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getPassword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65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65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65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66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66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66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void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setPassword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66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66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this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password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66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66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66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66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getConfirmPassword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66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67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confirmPassword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67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67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67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67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void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setConfirmPassword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confirmPassword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67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67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this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confirmPassword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confirmPassword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67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67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679" w:author="Unknown"/>
          <w:rFonts w:ascii="Consolas" w:hAnsi="Consolas" w:cs="Consolas"/>
          <w:color w:val="444444"/>
          <w:spacing w:val="8"/>
          <w:sz w:val="15"/>
          <w:szCs w:val="15"/>
        </w:rPr>
      </w:pPr>
      <w:ins w:id="680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eading2"/>
        <w:shd w:val="clear" w:color="auto" w:fill="FFFFFF"/>
        <w:spacing w:before="405" w:beforeAutospacing="0" w:after="405" w:afterAutospacing="0" w:line="223" w:lineRule="atLeast"/>
        <w:textAlignment w:val="baseline"/>
        <w:rPr>
          <w:ins w:id="681" w:author="Unknown"/>
          <w:rFonts w:ascii="Roboto" w:hAnsi="Roboto"/>
          <w:color w:val="242D36"/>
          <w:spacing w:val="8"/>
          <w:sz w:val="48"/>
          <w:szCs w:val="48"/>
        </w:rPr>
      </w:pPr>
      <w:ins w:id="682" w:author="Unknown">
        <w:r>
          <w:rPr>
            <w:rFonts w:ascii="Roboto" w:hAnsi="Roboto"/>
            <w:color w:val="242D36"/>
            <w:spacing w:val="8"/>
            <w:sz w:val="48"/>
            <w:szCs w:val="48"/>
          </w:rPr>
          <w:t>Creating DAO Layer</w:t>
        </w:r>
      </w:ins>
    </w:p>
    <w:p w:rsidR="00B403B1" w:rsidRDefault="00B403B1" w:rsidP="00B403B1">
      <w:pPr>
        <w:textAlignment w:val="baseline"/>
        <w:rPr>
          <w:ins w:id="683" w:author="Unknown"/>
          <w:rFonts w:ascii="Roboto" w:hAnsi="Roboto"/>
          <w:color w:val="444444"/>
          <w:spacing w:val="8"/>
          <w:sz w:val="24"/>
          <w:szCs w:val="24"/>
        </w:rPr>
      </w:pPr>
      <w:ins w:id="684" w:author="Unknown"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Create a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LoginDao 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Interface under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com.jackrutorial.dao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 package and write the following code in it</w:t>
        </w:r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Roboto" w:hAnsi="Roboto"/>
            <w:color w:val="444444"/>
            <w:spacing w:val="8"/>
          </w:rPr>
          <w:br/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68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686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package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dao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68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68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689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java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util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69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69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692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UserInfo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69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69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695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interface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LoginDao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69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69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69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UserInfo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findUserInfo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69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70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0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70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List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getUserRoles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03" w:author="Unknown"/>
          <w:rFonts w:ascii="Consolas" w:hAnsi="Consolas" w:cs="Consolas"/>
          <w:color w:val="444444"/>
          <w:spacing w:val="8"/>
          <w:sz w:val="15"/>
          <w:szCs w:val="15"/>
        </w:rPr>
      </w:pPr>
      <w:ins w:id="704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textAlignment w:val="baseline"/>
        <w:rPr>
          <w:ins w:id="705" w:author="Unknown"/>
          <w:rFonts w:ascii="Roboto" w:hAnsi="Roboto" w:cs="Times New Roman"/>
          <w:color w:val="444444"/>
          <w:spacing w:val="8"/>
          <w:sz w:val="24"/>
          <w:szCs w:val="24"/>
        </w:rPr>
      </w:pPr>
      <w:ins w:id="706" w:author="Unknown"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Create a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LoginDaoImpl 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class implements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LoginDao 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Interface under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com.jackrutorial.dao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 package and write the following code in it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0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708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package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dao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0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1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711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java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sql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ResultSet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1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713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lastRenderedPageBreak/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java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sql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SQLException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1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715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java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util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1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1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718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beans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factory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Autowired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1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720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jdbc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core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RowMapper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2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722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jdbc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core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namedparam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MapSqlParameterSource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2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724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jdbc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core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namedparam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NamedParameterJdbcTemplate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2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726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jdbc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core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namedparam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SqlParameterSource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2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728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stereotype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Repository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2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3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731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UserInfo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3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3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734" w:author="Unknown"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@Repository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3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736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LoginDaoImpl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implements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LoginDao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3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73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3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74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NamedParameterJdbcTemplate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namedParameterJdbcTemplate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4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74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4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74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@Autowired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4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74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void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setNamedParameterJdbcTemplate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NamedParameterJdbcTemplate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namedParameterJdbcTemplate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4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74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this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namedParameterJdbcTemplate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namedParameterJdbcTemplate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4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75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5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5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75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UserInfo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findUserInfo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5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75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sql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"select username,password from users where username = :username"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5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75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5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75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UserInfo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userInfo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namedParameterJdbcTemplate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6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761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queryForObject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sql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getSqlParameterSource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UserInfoMapper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6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76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6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76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userInfo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6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76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6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76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7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77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private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static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final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UserInfoMapper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implements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RowMapper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7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7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77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UserInfo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mapRow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ResultSet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rs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int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rowNum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throws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SQLException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7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77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username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rs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getString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"username"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7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77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password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rs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getString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"password"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7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78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UserInfo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8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78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8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78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8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78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8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78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8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79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private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SqlParameterSource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getSqlParameterSource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9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79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MapSqlParameterSource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parameterSource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MapSqlParameterSource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9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79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parameterSource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addValue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"username"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9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79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parameterSource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addValue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"password"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9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79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79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80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parameterSource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0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80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0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0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80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List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getUserRoles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0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80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sql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"select role from user_roles where username = :username"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0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80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1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81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List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roles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namedParameterJdbcTemplate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1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813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queryForList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sql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getSqlParameterSource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1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81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1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81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roles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1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81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2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21" w:author="Unknown"/>
          <w:rFonts w:ascii="Consolas" w:hAnsi="Consolas" w:cs="Consolas"/>
          <w:color w:val="444444"/>
          <w:spacing w:val="8"/>
          <w:sz w:val="15"/>
          <w:szCs w:val="15"/>
        </w:rPr>
      </w:pPr>
      <w:ins w:id="822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textAlignment w:val="baseline"/>
        <w:rPr>
          <w:ins w:id="823" w:author="Unknown"/>
          <w:rFonts w:ascii="Roboto" w:hAnsi="Roboto" w:cs="Times New Roman"/>
          <w:color w:val="444444"/>
          <w:spacing w:val="8"/>
          <w:sz w:val="24"/>
          <w:szCs w:val="24"/>
        </w:rPr>
      </w:pPr>
      <w:ins w:id="824" w:author="Unknown"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Create a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UserDao 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interface under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com.jackrutorial.dao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 package and write the following code in it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2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826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package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dao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2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2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829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java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util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3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3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832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UserInfo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3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3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835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interface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UserDao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3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83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3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83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List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4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84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lastRenderedPageBreak/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4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84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UserInfo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findUserByUsername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4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84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4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84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void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update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4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84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5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85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void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add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5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85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5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85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boolean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userExists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5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85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58" w:author="Unknown"/>
          <w:rFonts w:ascii="Consolas" w:hAnsi="Consolas" w:cs="Consolas"/>
          <w:color w:val="444444"/>
          <w:spacing w:val="8"/>
          <w:sz w:val="15"/>
          <w:szCs w:val="15"/>
        </w:rPr>
      </w:pPr>
      <w:ins w:id="859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textAlignment w:val="baseline"/>
        <w:rPr>
          <w:ins w:id="860" w:author="Unknown"/>
          <w:rFonts w:ascii="Roboto" w:hAnsi="Roboto" w:cs="Times New Roman"/>
          <w:color w:val="444444"/>
          <w:spacing w:val="8"/>
          <w:sz w:val="24"/>
          <w:szCs w:val="24"/>
        </w:rPr>
      </w:pPr>
      <w:ins w:id="861" w:author="Unknown"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Create a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UserDaoImpl 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class implements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UserDao 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Interface under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com.jackrutorial.dao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package and write the following code in it 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6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863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package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dao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6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6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866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java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sql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ResultSet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6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868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java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sql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SQLException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6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870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java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util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7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7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873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beans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factory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Autowired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7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875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jdbc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core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RowMapper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7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877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jdbc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core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namedparam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MapSqlParameterSource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7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879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jdbc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core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namedparam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NamedParameterJdbcTemplate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8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881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jdbc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core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namedparam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SqlParameterSource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8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883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stereotype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Repository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8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8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886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UserInfo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8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8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889" w:author="Unknown"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@Repository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9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891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UserDaoImpl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implements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UserDao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9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89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9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89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NamedParameterJdbcTemplate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namedParameterJdbcTemplate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9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89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89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89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@Autowired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0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0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void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setNamedParameterJdbcTemplate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NamedParameterJdbcTemplate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namedParameterJdbcTemplate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0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0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this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namedParameterJdbcTemplate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namedParameterJdbcTemplate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0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0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0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0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0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List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0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1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sql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"select username from users"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1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1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1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1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List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list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namedParameterJdbcTemplate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1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16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query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sql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getSqlParameterSource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null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null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UserMapper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1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1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1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2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2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2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2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2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2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2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private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SqlParameterSource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getSqlParameterSource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2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2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MapSqlParameterSource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parameterSource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MapSqlParameterSource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2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3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if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username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!=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null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3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3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parameterSource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addValue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"username"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3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3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3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3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if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password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!=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null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3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3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parameterSource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addValue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"password"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3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4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4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4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4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4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parameterSource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4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4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4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4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4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5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private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static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final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UserMapper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implements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RowMapper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5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5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5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UserInfo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mapRow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ResultSet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rs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int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rowNum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throws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SQLException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5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5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UserInfo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UserInfo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5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5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setUsername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rs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getString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"username"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5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5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6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6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6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6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6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6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6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6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6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6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7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UserInfo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findUserByUsername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7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7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lastRenderedPageBreak/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sql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"select username from users where username = :username"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7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7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7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7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List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list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namedParameterJdbcTemplate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7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78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query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sql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getSqlParameterSource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null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UserMapper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7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8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8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8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get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0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8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8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8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8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8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void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update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8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8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sql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"update users set password = :password where username = :username"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9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9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9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9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namedParameterJdbcTemplate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update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sql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getSqlParameterSource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9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9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9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99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9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99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00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void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add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0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00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sql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"insert into users(username, password) values(:username, :password)"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0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00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namedParameterJdbcTemplate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update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sql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getSqlParameterSource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0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00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0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00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sql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"insert into user_roles(username, role) values(:username, 'ROLE_USER')"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0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01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namedParameterJdbcTemplate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update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sql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getSqlParameterSource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1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01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1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1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01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boolean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userExists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1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01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sql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"select * from users where username = :username"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1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01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2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02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List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list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namedParameterJdbcTemplate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2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023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query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sql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getSqlParameterSource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null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UserMapper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2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02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2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02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if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size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0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2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02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true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3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03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3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03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3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03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false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3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03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3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39" w:author="Unknown"/>
          <w:rFonts w:ascii="Consolas" w:hAnsi="Consolas" w:cs="Consolas"/>
          <w:color w:val="444444"/>
          <w:spacing w:val="8"/>
          <w:sz w:val="15"/>
          <w:szCs w:val="15"/>
        </w:rPr>
      </w:pPr>
      <w:ins w:id="1040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eading2"/>
        <w:shd w:val="clear" w:color="auto" w:fill="FFFFFF"/>
        <w:spacing w:before="405" w:beforeAutospacing="0" w:after="405" w:afterAutospacing="0" w:line="223" w:lineRule="atLeast"/>
        <w:textAlignment w:val="baseline"/>
        <w:rPr>
          <w:ins w:id="1041" w:author="Unknown"/>
          <w:rFonts w:ascii="Roboto" w:hAnsi="Roboto"/>
          <w:color w:val="242D36"/>
          <w:spacing w:val="8"/>
          <w:sz w:val="48"/>
          <w:szCs w:val="48"/>
        </w:rPr>
      </w:pPr>
      <w:ins w:id="1042" w:author="Unknown">
        <w:r>
          <w:rPr>
            <w:rFonts w:ascii="Roboto" w:hAnsi="Roboto"/>
            <w:color w:val="242D36"/>
            <w:spacing w:val="8"/>
            <w:sz w:val="48"/>
            <w:szCs w:val="48"/>
          </w:rPr>
          <w:t>Creating Service Layer</w:t>
        </w:r>
      </w:ins>
    </w:p>
    <w:p w:rsidR="00B403B1" w:rsidRDefault="00B403B1" w:rsidP="00B403B1">
      <w:pPr>
        <w:textAlignment w:val="baseline"/>
        <w:rPr>
          <w:ins w:id="1043" w:author="Unknown"/>
          <w:rFonts w:ascii="Roboto" w:hAnsi="Roboto"/>
          <w:color w:val="444444"/>
          <w:spacing w:val="8"/>
          <w:sz w:val="24"/>
          <w:szCs w:val="24"/>
        </w:rPr>
      </w:pPr>
      <w:ins w:id="1044" w:author="Unknown"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Create a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LoginServiceImpl 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class implements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UserDetailsService 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Interface under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com.jackrutorial.service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 package and write the following code in it 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4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046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package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service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4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4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049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java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util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ArrayList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5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051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java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util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5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5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054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beans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factory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Autowired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5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056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security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core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GrantedAuthority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5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058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security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core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authority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SimpleGrantedAuthority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5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060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security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core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userdetails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6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062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security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core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userdetails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UserDetails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6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064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security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core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userdetails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UserDetailsService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6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066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security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core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userdetails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UsernameNotFoundException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6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068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stereotype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Service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6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7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071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dao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LoginDao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7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073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UserInfo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7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7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076" w:author="Unknown"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@Service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7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078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LoginServiceImpl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implements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UserDetailsService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7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08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8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08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LoginDao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loginDao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8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08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8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08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@Autowired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8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08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lastRenderedPageBreak/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void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setLoginDao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LoginDao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loginDao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8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09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this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loginDao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loginDao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9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09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9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9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09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UserDetails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loadUserByUsername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throws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UsernameNotFoundException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9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09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UserInfo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userInfo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loginDao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findUserInfo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09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09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0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10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if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userInfo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null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0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10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throw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UsernameNotFoundException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"username was not found in the database"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0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10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0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10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0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10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List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roles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loginDao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getUserRoles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1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11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1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11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List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grantList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ArrayList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1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11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1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11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if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roles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!=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null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1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11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for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role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: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roles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2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12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GrantedAuthority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authority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SimpleGrantedAuthority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role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2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12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grantList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add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authority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2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12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2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12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2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12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3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13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UserDetails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userDetails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userInfo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userInfo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grantList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3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13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3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13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userDetails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3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13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3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39" w:author="Unknown"/>
          <w:rFonts w:ascii="Consolas" w:hAnsi="Consolas" w:cs="Consolas"/>
          <w:color w:val="444444"/>
          <w:spacing w:val="8"/>
          <w:sz w:val="15"/>
          <w:szCs w:val="15"/>
        </w:rPr>
      </w:pPr>
      <w:ins w:id="1140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textAlignment w:val="baseline"/>
        <w:rPr>
          <w:ins w:id="1141" w:author="Unknown"/>
          <w:rFonts w:ascii="Roboto" w:hAnsi="Roboto" w:cs="Times New Roman"/>
          <w:color w:val="444444"/>
          <w:spacing w:val="8"/>
          <w:sz w:val="24"/>
          <w:szCs w:val="24"/>
        </w:rPr>
      </w:pPr>
      <w:ins w:id="1142" w:author="Unknown"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Create a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UserService 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Interface under package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com.jackrutorial.service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 package and write the following code in it 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4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144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package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service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4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4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147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java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util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4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4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150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UserInfo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5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5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153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interface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UserService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5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15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5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15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List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5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15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6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16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UserInfo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findUserByUsername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6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16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6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16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void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update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6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16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6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16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void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add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7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17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7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17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boolean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userExists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74" w:author="Unknown"/>
          <w:rFonts w:ascii="Consolas" w:hAnsi="Consolas" w:cs="Consolas"/>
          <w:color w:val="444444"/>
          <w:spacing w:val="8"/>
          <w:sz w:val="15"/>
          <w:szCs w:val="15"/>
        </w:rPr>
      </w:pPr>
      <w:ins w:id="1175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textAlignment w:val="baseline"/>
        <w:rPr>
          <w:ins w:id="1176" w:author="Unknown"/>
          <w:rFonts w:ascii="Roboto" w:hAnsi="Roboto" w:cs="Times New Roman"/>
          <w:color w:val="444444"/>
          <w:spacing w:val="8"/>
          <w:sz w:val="24"/>
          <w:szCs w:val="24"/>
        </w:rPr>
      </w:pPr>
      <w:ins w:id="1177" w:author="Unknown"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Create a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UserServiceImpl 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class implements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UserService 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Interface under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com.jackrutorial.service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 package and write the following code in it 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7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179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package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service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8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8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182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java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util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8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8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185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beans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factory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Autowired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8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187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security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crypto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PasswordEncoder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8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189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stereotype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Service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9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9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192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dao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UserDao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9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194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UserInfo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9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9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197" w:author="Unknown"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@Service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19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199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UserServiceImpl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implements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UserService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0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20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0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20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UserDao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userDao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0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20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lastRenderedPageBreak/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0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20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@Autowired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0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20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private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PasswordEncoder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passwordEncoder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1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21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1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21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@Autowired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1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21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void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setUserDao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UserDao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userDao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1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21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this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userDao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userDao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1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21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2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2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22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List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2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22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userDao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2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22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2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2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22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UserInfo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findUserByUsername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3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23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userDao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findUserByUsername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3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23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3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3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23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void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update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3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23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userDao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update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passwordEncoder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encode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3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24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4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4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24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void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add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4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24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userDao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add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passwordEncoder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encode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4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24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4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4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25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boolean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userExists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5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25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userDao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userExists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5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25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5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56" w:author="Unknown"/>
          <w:rFonts w:ascii="Consolas" w:hAnsi="Consolas" w:cs="Consolas"/>
          <w:color w:val="444444"/>
          <w:spacing w:val="8"/>
          <w:sz w:val="15"/>
          <w:szCs w:val="15"/>
        </w:rPr>
      </w:pPr>
      <w:ins w:id="1257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eading2"/>
        <w:shd w:val="clear" w:color="auto" w:fill="FFFFFF"/>
        <w:spacing w:before="405" w:beforeAutospacing="0" w:after="405" w:afterAutospacing="0" w:line="223" w:lineRule="atLeast"/>
        <w:textAlignment w:val="baseline"/>
        <w:rPr>
          <w:ins w:id="1258" w:author="Unknown"/>
          <w:rFonts w:ascii="Roboto" w:hAnsi="Roboto"/>
          <w:color w:val="242D36"/>
          <w:spacing w:val="8"/>
          <w:sz w:val="48"/>
          <w:szCs w:val="48"/>
        </w:rPr>
      </w:pPr>
      <w:ins w:id="1259" w:author="Unknown">
        <w:r>
          <w:rPr>
            <w:rFonts w:ascii="Roboto" w:hAnsi="Roboto"/>
            <w:color w:val="242D36"/>
            <w:spacing w:val="8"/>
            <w:sz w:val="48"/>
            <w:szCs w:val="48"/>
          </w:rPr>
          <w:t>Custom Validator</w:t>
        </w:r>
      </w:ins>
    </w:p>
    <w:p w:rsidR="00B403B1" w:rsidRDefault="00B403B1" w:rsidP="00B403B1">
      <w:pPr>
        <w:textAlignment w:val="baseline"/>
        <w:rPr>
          <w:ins w:id="1260" w:author="Unknown"/>
          <w:rFonts w:ascii="Roboto" w:hAnsi="Roboto"/>
          <w:color w:val="444444"/>
          <w:spacing w:val="8"/>
          <w:sz w:val="24"/>
          <w:szCs w:val="24"/>
        </w:rPr>
      </w:pPr>
      <w:ins w:id="1261" w:author="Unknown"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Create a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SignupValidator 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class implements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Validator 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Interface under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com.jackrutorial.validator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 package and write the following code in it 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6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263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package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validator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6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6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266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beans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factory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Autowired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6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268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stereotype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Component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6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270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validation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Errors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7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272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validation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ValidationUtils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7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274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validation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Validator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7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7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277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form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UserForm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7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279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service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UserService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8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8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282" w:author="Unknown"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@Component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8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284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SignupValidator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implements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Validator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8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28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8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28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@Autowired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8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29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UserService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userService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9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9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29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boolean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supports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clazz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9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29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UserForm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isAssignableFrom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clazz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9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29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9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29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30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void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validate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Object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target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Errors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errors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0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30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UserForm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UserForm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target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0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30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0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30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ValidationUtils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rejectIfEmpty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errors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"username"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"notEmpty.username"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0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30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ValidationUtils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rejectIfEmpty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errors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"password"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"notEmpty.password"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0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31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ValidationUtils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rejectIfEmpty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errors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"confirmPassword"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"notEmpty.confirmPassword"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1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31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1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31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if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!=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null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&amp;&amp;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getConfirmPassword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!=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null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&amp;&amp;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1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316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!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equals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getConfirmPassword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())){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1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31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lastRenderedPageBreak/>
          <w:t xml:space="preserve">   errors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rejectValue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"password"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"notMatch.confirmPassword"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1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32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2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32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2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32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if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userService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userExists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())){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2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32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errors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rejectValue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"username"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"exists.username"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2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32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2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33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3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32" w:author="Unknown"/>
          <w:rFonts w:ascii="Consolas" w:hAnsi="Consolas" w:cs="Consolas"/>
          <w:color w:val="444444"/>
          <w:spacing w:val="8"/>
          <w:sz w:val="15"/>
          <w:szCs w:val="15"/>
        </w:rPr>
      </w:pPr>
      <w:ins w:id="1333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textAlignment w:val="baseline"/>
        <w:rPr>
          <w:ins w:id="1334" w:author="Unknown"/>
          <w:rFonts w:ascii="Roboto" w:hAnsi="Roboto" w:cs="Times New Roman"/>
          <w:color w:val="444444"/>
          <w:spacing w:val="8"/>
          <w:sz w:val="24"/>
          <w:szCs w:val="24"/>
        </w:rPr>
      </w:pPr>
      <w:ins w:id="1335" w:author="Unknown"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We will define the error codes and their corresponding values in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validation.properties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file under src/main/resources folder as follows. 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3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33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notEmpty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Username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required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3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33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notEmpty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Password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required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4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34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notEmpty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confirmPassword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Confirm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Password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required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4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34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notMatch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confirmPassword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Password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does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not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match the confirm password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44" w:author="Unknown"/>
          <w:rFonts w:ascii="Consolas" w:hAnsi="Consolas" w:cs="Consolas"/>
          <w:color w:val="444444"/>
          <w:spacing w:val="8"/>
          <w:sz w:val="15"/>
          <w:szCs w:val="15"/>
        </w:rPr>
      </w:pPr>
      <w:ins w:id="134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exists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username already exists</w:t>
        </w:r>
      </w:ins>
    </w:p>
    <w:p w:rsidR="00B403B1" w:rsidRDefault="00B403B1" w:rsidP="00B403B1">
      <w:pPr>
        <w:pStyle w:val="Heading2"/>
        <w:shd w:val="clear" w:color="auto" w:fill="FFFFFF"/>
        <w:spacing w:before="405" w:beforeAutospacing="0" w:after="405" w:afterAutospacing="0" w:line="223" w:lineRule="atLeast"/>
        <w:textAlignment w:val="baseline"/>
        <w:rPr>
          <w:ins w:id="1346" w:author="Unknown"/>
          <w:rFonts w:ascii="Roboto" w:hAnsi="Roboto"/>
          <w:color w:val="242D36"/>
          <w:spacing w:val="8"/>
          <w:sz w:val="48"/>
          <w:szCs w:val="48"/>
        </w:rPr>
      </w:pPr>
      <w:ins w:id="1347" w:author="Unknown">
        <w:r>
          <w:rPr>
            <w:rFonts w:ascii="Roboto" w:hAnsi="Roboto"/>
            <w:color w:val="242D36"/>
            <w:spacing w:val="8"/>
            <w:sz w:val="48"/>
            <w:szCs w:val="48"/>
          </w:rPr>
          <w:t>Creating Controller Layer</w:t>
        </w:r>
      </w:ins>
    </w:p>
    <w:p w:rsidR="00B403B1" w:rsidRDefault="00B403B1" w:rsidP="00B403B1">
      <w:pPr>
        <w:textAlignment w:val="baseline"/>
        <w:rPr>
          <w:ins w:id="1348" w:author="Unknown"/>
          <w:rFonts w:ascii="Roboto" w:hAnsi="Roboto"/>
          <w:color w:val="444444"/>
          <w:spacing w:val="8"/>
          <w:sz w:val="24"/>
          <w:szCs w:val="24"/>
        </w:rPr>
      </w:pPr>
      <w:ins w:id="1349" w:author="Unknown"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Create a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LoginController 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class under package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com.jackrutorial.controller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 package and write the following code in it 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5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351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package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controller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5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5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354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javax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servlet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http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HttpServletRequest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5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356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javax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servlet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http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HttpServletResponse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5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5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359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security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core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Authentication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6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361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security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core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context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SecurityContextHolder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6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363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security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authentication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logout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SecurityContextLogoutHandler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6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365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stereotype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Controller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6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367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bind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RequestMapping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6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369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bind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RequestMethod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7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371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bind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RequestParam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7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373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servlet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ModelAndView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7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7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376" w:author="Unknown"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@Controller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7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378" w:author="Unknown"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@RequestMapping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"/"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7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380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LoginController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8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8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38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@RequestMapping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"/login"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method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RequestMethod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8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38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ModelAndView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login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@RequestParam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"error"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required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false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error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8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38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ModelAndView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model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ModelAndView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8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38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9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39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if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error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!=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null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9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39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addObject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"msg"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"The username or password is incorrect!"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9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39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9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39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39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39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setViewName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"login/login"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0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0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0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0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0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0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0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0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0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0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@RequestMapping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={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"/"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"/home"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method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RequestMethod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1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1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ModelAndView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home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1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1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ModelAndView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model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ModelAndView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1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1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setViewName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"home/home"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1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1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1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1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2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2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2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2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2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2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@RequestMapping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"/logout"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method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RequestMethod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2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2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logoutPage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HttpServletRequest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request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HttpServletResponse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response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2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2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lastRenderedPageBreak/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Authentication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auth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SecurityContextHolder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getContext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getAuthentication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3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3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3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3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if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auth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!=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null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3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3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SecurityContextLogoutHandler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logout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request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response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auth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3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3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3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3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4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4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"redirect:/login"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4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4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4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4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4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4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@RequestMapping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"/accessDenied"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method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RequestMethod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4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4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ModelAndView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accessDenied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5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5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ModelAndView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model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ModelAndView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5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5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setViewName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"errors/access_denied"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5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5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5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5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58" w:author="Unknown"/>
          <w:rFonts w:ascii="Consolas" w:hAnsi="Consolas" w:cs="Consolas"/>
          <w:color w:val="444444"/>
          <w:spacing w:val="8"/>
          <w:sz w:val="15"/>
          <w:szCs w:val="15"/>
        </w:rPr>
      </w:pPr>
      <w:ins w:id="1459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textAlignment w:val="baseline"/>
        <w:rPr>
          <w:ins w:id="1460" w:author="Unknown"/>
          <w:rFonts w:ascii="Roboto" w:hAnsi="Roboto" w:cs="Times New Roman"/>
          <w:color w:val="444444"/>
          <w:spacing w:val="8"/>
          <w:sz w:val="24"/>
          <w:szCs w:val="24"/>
        </w:rPr>
      </w:pPr>
      <w:ins w:id="1461" w:author="Unknown"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Create a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UserController 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class under package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com.jackrutorial.controller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 package and add the custom validator in it. 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6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63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package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controller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6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6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66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beans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factory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Autowired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6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68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stereotype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Controller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6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70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validation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BindingResult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7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72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bind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ModelAttribute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7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74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bind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PathVariable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7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76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bind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RequestMapping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7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78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bind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RequestMethod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7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80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servlet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ModelAndView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8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82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servlet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mvc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support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RedirectAttributes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8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8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85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form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UserForm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8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87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UserInfo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8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89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service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UserService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9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91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validator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SignupValidator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9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9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94" w:author="Unknown"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@Controller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9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96" w:author="Unknown"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@RequestMapping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"/user"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9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498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UserController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49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0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0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0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@Autowired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0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0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SignupValidator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signupValidator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0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0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0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@Autowired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0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0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UserService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userService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1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1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1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1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@RequestMapping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"/list"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method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RequestMethod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1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1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ModelAndView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1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1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ModelAndView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model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ModelAndView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"user/list"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1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1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addObject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"list"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userService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2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2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2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2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2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2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2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2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2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2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@RequestMapping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"/changePass/{username}"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method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RequestMethod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3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3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ModelAndView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changePass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@PathVariable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"username"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3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3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ModelAndView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model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ModelAndView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"user/change_pass"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3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3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addObject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"user"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userService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findUserByUsername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3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3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3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3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4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4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4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4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4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4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@RequestMapping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"/save"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method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RequestMethod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POST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4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4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ModelAndView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save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@ModelAttribute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"user"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UserInfo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4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4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ModelAndView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model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changePass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5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5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userService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update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5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5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addObject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"msg"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"Your password has been changed successfully!"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5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5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5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5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5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5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6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6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6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6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lastRenderedPageBreak/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@RequestMapping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"/signup"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method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RequestMethod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6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6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ModelAndView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signup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6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6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ModelAndView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model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ModelAndView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"user/signup"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6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6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addObject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"userForm"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UserForm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7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7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7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7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7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7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7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7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7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7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@RequestMapping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"/register"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method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RequestMethod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POST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8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8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register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@ModelAttribute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"userForm"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UserForm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userForm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 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8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83" w:author="Unknown"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BindingResult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result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RedirectAttributes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redirectAttributes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8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8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8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8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signupValidator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validate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userForm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result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8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8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9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9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if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result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hasErrors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()){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9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9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"/user/signup"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9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9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else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9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9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userService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add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userForm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userForm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getPassword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59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59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redirectAttributes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addFlashAttribute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"msg"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"Your account has been created successfully!"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0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60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0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60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"redirect:/login"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0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60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0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60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0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60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10" w:author="Unknown"/>
          <w:rFonts w:ascii="Consolas" w:hAnsi="Consolas" w:cs="Consolas"/>
          <w:color w:val="444444"/>
          <w:spacing w:val="8"/>
          <w:sz w:val="15"/>
          <w:szCs w:val="15"/>
        </w:rPr>
      </w:pPr>
      <w:ins w:id="1611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eading2"/>
        <w:shd w:val="clear" w:color="auto" w:fill="FFFFFF"/>
        <w:spacing w:before="405" w:beforeAutospacing="0" w:after="405" w:afterAutospacing="0" w:line="223" w:lineRule="atLeast"/>
        <w:textAlignment w:val="baseline"/>
        <w:rPr>
          <w:ins w:id="1612" w:author="Unknown"/>
          <w:rFonts w:ascii="Roboto" w:hAnsi="Roboto"/>
          <w:color w:val="242D36"/>
          <w:spacing w:val="8"/>
          <w:sz w:val="48"/>
          <w:szCs w:val="48"/>
        </w:rPr>
      </w:pPr>
      <w:ins w:id="1613" w:author="Unknown">
        <w:r>
          <w:rPr>
            <w:rFonts w:ascii="Roboto" w:hAnsi="Roboto"/>
            <w:color w:val="242D36"/>
            <w:spacing w:val="8"/>
            <w:sz w:val="48"/>
            <w:szCs w:val="48"/>
          </w:rPr>
          <w:t>Creating JSP Views</w:t>
        </w:r>
      </w:ins>
    </w:p>
    <w:p w:rsidR="00B403B1" w:rsidRDefault="00B403B1" w:rsidP="00B403B1">
      <w:pPr>
        <w:textAlignment w:val="baseline"/>
        <w:rPr>
          <w:ins w:id="1614" w:author="Unknown"/>
          <w:rFonts w:ascii="Roboto" w:hAnsi="Roboto"/>
          <w:color w:val="444444"/>
          <w:spacing w:val="8"/>
          <w:sz w:val="24"/>
          <w:szCs w:val="24"/>
        </w:rPr>
      </w:pPr>
      <w:ins w:id="1615" w:author="Unknown"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Create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login 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folder under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src\main\webapp\WEB-INF\jsp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 folder. </w:t>
        </w:r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Create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login.jsp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 file under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src\main\webapp\WEB-INF\jsp\login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 folder and write the following code in it.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1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617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&lt;%@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page language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"java"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contentType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"text/html; charset=ISO-8859-1"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pageEncoding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"ISO-8859-1"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%&gt;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1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619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&lt;%@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taglib uri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"http://java.sun.com/jsp/jstl/core"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prefix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"c"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%&gt;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2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21" w:author="Unknown"/>
          <w:rStyle w:val="dec"/>
          <w:rFonts w:ascii="Consolas" w:hAnsi="Consolas" w:cs="Consolas"/>
          <w:color w:val="87711D"/>
          <w:spacing w:val="8"/>
          <w:sz w:val="15"/>
          <w:szCs w:val="15"/>
          <w:bdr w:val="none" w:sz="0" w:space="0" w:color="auto" w:frame="1"/>
        </w:rPr>
      </w:pPr>
      <w:ins w:id="1622" w:author="Unknown">
        <w:r>
          <w:rPr>
            <w:rStyle w:val="dec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 xml:space="preserve">&lt;!DOCTYPE html PUBLIC "-//W3C//DTD HTML 4.01 Transitional//EN"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2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624" w:author="Unknown">
        <w:r>
          <w:rPr>
            <w:rStyle w:val="dec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"http://www.w3.org/TR/html4/loose.dtd"&gt;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2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626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&lt;html&gt;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2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628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&lt;head&gt;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2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630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&lt;meta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http-equiv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"Content-Type"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content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"text/html; charset=ISO-8859-1"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3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632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&lt;title&gt;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Login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&lt;/title&gt;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3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634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&lt;/head&gt;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3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636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&lt;body&gt;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3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63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&lt;form name="loginForm" action='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&lt;c:url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"j_spring_security_check"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/&gt;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' method="post" 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3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64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&lt;table&gt;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4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64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&lt;tr&gt;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4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64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colspan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"2"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Login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4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64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&lt;/tr&gt;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4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64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&lt;tr&gt;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4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65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colspan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"2"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${msg }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5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65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&lt;/tr&gt;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5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65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&lt;tr&gt;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5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65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Username: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5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65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5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66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&lt;input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type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"text"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"username"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/&gt;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6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66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6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66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&lt;/tr&gt;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6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66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&lt;tr&gt;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6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66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Password: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6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67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7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67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&lt;input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type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"password"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"password"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/&gt;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7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67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7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67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&lt;/tr&gt;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7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67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&lt;tr&gt;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7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68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Remember Me: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8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68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lastRenderedPageBreak/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8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68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&lt;input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type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"checkbox"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"remember-me"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/&gt;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8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68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8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68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&lt;/tr&gt;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8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69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&lt;tr&gt;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9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69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&lt;td&gt;&lt;/td&gt;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9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69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9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69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&lt;button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type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"submit"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Login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&lt;/button&gt;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9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69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69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70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&lt;/tr&gt;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0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70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&lt;tr&gt;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0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70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&lt;td&gt;&lt;/td&gt;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0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70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0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70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&lt;a href='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&lt;c:url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"/user/signup"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/&gt;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'&gt;Sign up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&lt;/a&gt;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0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71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1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71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&lt;/tr&gt;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1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71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&lt;/table&gt;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1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71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&lt;/form&gt;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1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718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&lt;/body&gt;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19" w:author="Unknown"/>
          <w:rFonts w:ascii="Consolas" w:hAnsi="Consolas" w:cs="Consolas"/>
          <w:color w:val="444444"/>
          <w:spacing w:val="8"/>
          <w:sz w:val="15"/>
          <w:szCs w:val="15"/>
        </w:rPr>
      </w:pPr>
      <w:ins w:id="1720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&lt;/html&gt;</w:t>
        </w:r>
      </w:ins>
    </w:p>
    <w:p w:rsidR="00B403B1" w:rsidRDefault="00B403B1" w:rsidP="00B403B1">
      <w:pPr>
        <w:textAlignment w:val="baseline"/>
        <w:rPr>
          <w:ins w:id="1721" w:author="Unknown"/>
          <w:rFonts w:ascii="Roboto" w:hAnsi="Roboto" w:cs="Times New Roman"/>
          <w:color w:val="444444"/>
          <w:spacing w:val="8"/>
          <w:sz w:val="24"/>
          <w:szCs w:val="24"/>
        </w:rPr>
      </w:pPr>
      <w:ins w:id="1722" w:author="Unknown"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Create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home 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folder under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src\main\webapp\WEB-INF\jsp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 folder. </w:t>
        </w:r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Create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home.jsp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 file under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src\main\webapp\WEB-INF\jsp\home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 folder and write the following code in it.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2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724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&lt;%@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taglib uri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"http://java.sun.com/jsp/jstl/core"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prefix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"c"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%&gt;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2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26" w:author="Unknown"/>
          <w:rStyle w:val="dec"/>
          <w:rFonts w:ascii="Consolas" w:hAnsi="Consolas" w:cs="Consolas"/>
          <w:color w:val="87711D"/>
          <w:spacing w:val="8"/>
          <w:sz w:val="15"/>
          <w:szCs w:val="15"/>
          <w:bdr w:val="none" w:sz="0" w:space="0" w:color="auto" w:frame="1"/>
        </w:rPr>
      </w:pPr>
      <w:ins w:id="1727" w:author="Unknown">
        <w:r>
          <w:rPr>
            <w:rStyle w:val="dec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 xml:space="preserve">&lt;!DOCTYPE html PUBLIC "-//W3C//DTD HTML 4.01 Transitional//EN"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2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729" w:author="Unknown">
        <w:r>
          <w:rPr>
            <w:rStyle w:val="dec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"http://www.w3.org/TR/html4/loose.dtd"&gt;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3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731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&lt;html&gt;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3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733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&lt;head&gt;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3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735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&lt;meta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http-equiv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"Content-Type"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content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"text/html; charset=ISO-8859-1"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3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737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&lt;title&gt;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Home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&lt;/title&gt;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3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739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&lt;/head&gt;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4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741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&lt;body&gt;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4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74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&lt;a href='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&lt;c:url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"/logout"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/&gt;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'&gt;Logout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&lt;/a&gt;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4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74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&lt;h1&gt;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Welcome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4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74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&lt;c:if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test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"${pageContext.request.userPrincipal.name != null }"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4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74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${pageContext.request.userPrincipal.name 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5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75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&lt;/c:if&gt;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&lt;/h1&gt;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5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75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&lt;br/&gt;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5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75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&lt;a href='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&lt;c:url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"/user/list"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/&gt;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'&gt;Users List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&lt;/a&gt;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5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757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&lt;/body&gt;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58" w:author="Unknown"/>
          <w:rFonts w:ascii="Consolas" w:hAnsi="Consolas" w:cs="Consolas"/>
          <w:color w:val="444444"/>
          <w:spacing w:val="8"/>
          <w:sz w:val="15"/>
          <w:szCs w:val="15"/>
        </w:rPr>
      </w:pPr>
      <w:ins w:id="1759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&lt;/html&gt;</w:t>
        </w:r>
      </w:ins>
    </w:p>
    <w:p w:rsidR="00B403B1" w:rsidRDefault="00B403B1" w:rsidP="00B403B1">
      <w:pPr>
        <w:textAlignment w:val="baseline"/>
        <w:rPr>
          <w:ins w:id="1760" w:author="Unknown"/>
          <w:rFonts w:ascii="Roboto" w:hAnsi="Roboto" w:cs="Times New Roman"/>
          <w:color w:val="444444"/>
          <w:spacing w:val="8"/>
          <w:sz w:val="24"/>
          <w:szCs w:val="24"/>
        </w:rPr>
      </w:pPr>
      <w:ins w:id="1761" w:author="Unknown"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Create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user 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folder under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src\main\webapp\WEB-INF\jsp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 folder. </w:t>
        </w:r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Create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signup.jsp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 file under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src\main\webapp\WEB-INF\jsp\user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 folder and write the following code in it. </w:t>
        </w:r>
        <w:r>
          <w:rPr>
            <w:rFonts w:ascii="Roboto" w:hAnsi="Roboto"/>
            <w:color w:val="444444"/>
            <w:spacing w:val="8"/>
          </w:rPr>
          <w:br/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6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763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&lt;%@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page language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"java"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contentType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"text/html; charset=ISO-8859-1"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pageEncoding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"ISO-8859-1"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%&gt;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6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765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&lt;%@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taglib prefix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"spring"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uri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"http://www.springframework.org/tags"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%&gt;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6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767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&lt;%@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taglib prefix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"form"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uri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"http://www.springframework.org/tags/form"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%&gt;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6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6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70" w:author="Unknown"/>
          <w:rStyle w:val="dec"/>
          <w:rFonts w:ascii="Consolas" w:hAnsi="Consolas" w:cs="Consolas"/>
          <w:color w:val="87711D"/>
          <w:spacing w:val="8"/>
          <w:sz w:val="15"/>
          <w:szCs w:val="15"/>
          <w:bdr w:val="none" w:sz="0" w:space="0" w:color="auto" w:frame="1"/>
        </w:rPr>
      </w:pPr>
      <w:ins w:id="1771" w:author="Unknown">
        <w:r>
          <w:rPr>
            <w:rStyle w:val="dec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 xml:space="preserve">&lt;!DOCTYPE html PUBLIC "-//W3C//DTD HTML 4.01 Transitional//EN"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7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773" w:author="Unknown">
        <w:r>
          <w:rPr>
            <w:rStyle w:val="dec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"http://www.w3.org/TR/html4/loose.dtd"&gt;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7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775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&lt;html&gt;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7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777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&lt;head&gt;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7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779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&lt;meta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http-equiv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"Content-Type"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content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"text/html; charset=ISO-8859-1"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8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781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&lt;title&gt;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Signup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&lt;/title&gt;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8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783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&lt;/head&gt;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8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785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&lt;body&gt;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8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78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&lt;spring:url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"/user/register"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var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"registerURL"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/&gt;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8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78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&lt;form:form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action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"${registerURL}"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modelAttribute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"userForm"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method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"post"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9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79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&lt;label&gt;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Username: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&lt;/label&gt;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9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79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&lt;form:input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path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"username"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type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"text"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/&gt;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9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79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lastRenderedPageBreak/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&lt;form:errors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path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"username"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/&gt;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9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79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&lt;br/&gt;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79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79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&lt;label&gt;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Password: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&lt;/label&gt;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0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80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&lt;form:password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path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"password"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/&gt;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0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80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&lt;form:errors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path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"password"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/&gt;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0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80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&lt;br/&gt;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0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80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&lt;label&gt;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Confirm Password: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&lt;/label&gt;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0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80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&lt;form:password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path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"confirmPassword"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/&gt;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1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81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&lt;form:errors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path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"confirmPassword"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/&gt;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1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81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&lt;br/&gt;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1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81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&lt;button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type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"submit"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Sign up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&lt;/button&gt;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1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81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1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81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&lt;/form:form&gt;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2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82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2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823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&lt;/body&gt;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24" w:author="Unknown"/>
          <w:rFonts w:ascii="Consolas" w:hAnsi="Consolas" w:cs="Consolas"/>
          <w:color w:val="444444"/>
          <w:spacing w:val="8"/>
          <w:sz w:val="15"/>
          <w:szCs w:val="15"/>
        </w:rPr>
      </w:pPr>
      <w:ins w:id="1825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&lt;/html&gt;</w:t>
        </w:r>
      </w:ins>
    </w:p>
    <w:p w:rsidR="00B403B1" w:rsidRDefault="00B403B1" w:rsidP="00B403B1">
      <w:pPr>
        <w:textAlignment w:val="baseline"/>
        <w:rPr>
          <w:ins w:id="1826" w:author="Unknown"/>
          <w:rFonts w:ascii="Roboto" w:hAnsi="Roboto" w:cs="Times New Roman"/>
          <w:color w:val="444444"/>
          <w:spacing w:val="8"/>
          <w:sz w:val="24"/>
          <w:szCs w:val="24"/>
        </w:rPr>
      </w:pPr>
      <w:ins w:id="1827" w:author="Unknown"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Create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list.jsp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 file under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src\main\webapp\WEB-INF\jsp\user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 folder and write the following code in it.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2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829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&lt;%@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page language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"java"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contentType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"text/html; charset=ISO-8859-1"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pageEncoding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"ISO-8859-1"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%&gt;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3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831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&lt;%@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taglib uri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"http://java.sun.com/jsp/jstl/core"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prefix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"c"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%&gt;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3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833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&lt;%@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taglib uri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"http://www.springframework.org/tags"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prefix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"spring"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%&gt;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3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35" w:author="Unknown"/>
          <w:rStyle w:val="dec"/>
          <w:rFonts w:ascii="Consolas" w:hAnsi="Consolas" w:cs="Consolas"/>
          <w:color w:val="87711D"/>
          <w:spacing w:val="8"/>
          <w:sz w:val="15"/>
          <w:szCs w:val="15"/>
          <w:bdr w:val="none" w:sz="0" w:space="0" w:color="auto" w:frame="1"/>
        </w:rPr>
      </w:pPr>
      <w:ins w:id="1836" w:author="Unknown">
        <w:r>
          <w:rPr>
            <w:rStyle w:val="dec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 xml:space="preserve">&lt;!DOCTYPE html PUBLIC "-//W3C//DTD HTML 4.01 Transitional//EN"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3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838" w:author="Unknown">
        <w:r>
          <w:rPr>
            <w:rStyle w:val="dec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"http://www.w3.org/TR/html4/loose.dtd"&gt;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3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840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&lt;html&gt;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4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842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&lt;head&gt;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4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844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&lt;meta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http-equiv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"Content-Type"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content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"text/html; charset=ISO-8859-1"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4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846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&lt;title&gt;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Users List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&lt;/title&gt;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4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848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&lt;/head&gt;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4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850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&lt;body&gt;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5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85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&lt;a href='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&lt;c:url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"/logout"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/&gt;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'&gt;Logout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&lt;/a&gt;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5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85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&lt;br/&gt;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5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85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&lt;table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border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"1"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5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85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&lt;tr&gt;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5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86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Username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6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86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Action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6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86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&lt;/tr&gt;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6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86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&lt;c:forEach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items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"${list }"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var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"user"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6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86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&lt;tr&gt;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6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87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${user.username }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7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87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7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87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&lt;spring:url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"/user/changePass"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var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"changePassURL"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/&gt;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7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87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&lt;a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href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"${changePassURL }/${user.username }"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Change Pass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&lt;/a&gt;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7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87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7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88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&lt;/tr&gt;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8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88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&lt;/c:forEach&gt;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8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88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&lt;/table&gt;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8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88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8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888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&lt;/body&gt;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89" w:author="Unknown"/>
          <w:rFonts w:ascii="Consolas" w:hAnsi="Consolas" w:cs="Consolas"/>
          <w:color w:val="444444"/>
          <w:spacing w:val="8"/>
          <w:sz w:val="15"/>
          <w:szCs w:val="15"/>
        </w:rPr>
      </w:pPr>
      <w:ins w:id="1890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&lt;/html&gt;</w:t>
        </w:r>
      </w:ins>
    </w:p>
    <w:p w:rsidR="00B403B1" w:rsidRDefault="00B403B1" w:rsidP="00B403B1">
      <w:pPr>
        <w:textAlignment w:val="baseline"/>
        <w:rPr>
          <w:ins w:id="1891" w:author="Unknown"/>
          <w:rFonts w:ascii="Roboto" w:hAnsi="Roboto" w:cs="Times New Roman"/>
          <w:color w:val="444444"/>
          <w:spacing w:val="8"/>
          <w:sz w:val="24"/>
          <w:szCs w:val="24"/>
        </w:rPr>
      </w:pPr>
      <w:ins w:id="1892" w:author="Unknown"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Create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change_pass.jsp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 file under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src\main\webapp\WEB-INF\jsp\user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 folder and write the following code in it.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9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894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&lt;%@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page language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"java"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contentType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"text/html; charset=ISO-8859-1"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pageEncoding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"ISO-8859-1"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%&gt;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9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896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&lt;%@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taglib uri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"http://www.springframework.org/tags"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prefix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"spring"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%&gt;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9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898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&lt;%@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taglib uri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"http://www.springframework.org/tags/form"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prefix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"form"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%&gt;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89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00" w:author="Unknown"/>
          <w:rStyle w:val="dec"/>
          <w:rFonts w:ascii="Consolas" w:hAnsi="Consolas" w:cs="Consolas"/>
          <w:color w:val="87711D"/>
          <w:spacing w:val="8"/>
          <w:sz w:val="15"/>
          <w:szCs w:val="15"/>
          <w:bdr w:val="none" w:sz="0" w:space="0" w:color="auto" w:frame="1"/>
        </w:rPr>
      </w:pPr>
      <w:ins w:id="1901" w:author="Unknown">
        <w:r>
          <w:rPr>
            <w:rStyle w:val="dec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&lt;!DOCTYPE html PUBLIC "-//W3C//DTD HTML 4.01 Transitional//EN"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0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903" w:author="Unknown">
        <w:r>
          <w:rPr>
            <w:rStyle w:val="dec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 xml:space="preserve"> "http://www.w3.org/TR/html4/loose.dtd"&gt;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0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905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&lt;html&gt;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0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907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&lt;head&gt;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0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909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&lt;meta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http-equiv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"Content-Type"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content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"text/html; charset=ISO-8859-1"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1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911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&lt;title&gt;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Change Password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&lt;/title&gt;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1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913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&lt;/head&gt;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1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915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&lt;body&gt;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1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91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&lt;spring:url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"/user/save"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var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"saveURL"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/&gt;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1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91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&lt;form:form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method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"post"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modelAttribute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"user"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action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"${saveURL }"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2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92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&lt;form:hidden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path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"username"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/&gt;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2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92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lastRenderedPageBreak/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&lt;table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border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"1"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2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92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&lt;tr&gt;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2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92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colspan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"2"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${msg }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2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92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&lt;/tr&gt;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3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93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&lt;tr&gt;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3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93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Username: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3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93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${user.username }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3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93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&lt;/tr&gt;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3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93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&lt;tr&gt;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4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94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Password: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4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94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&lt;td&gt;&lt;form:password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path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"password"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/&gt;&lt;/td&gt;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4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94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&lt;/tr&gt;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4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94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&lt;tr&gt;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4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94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&lt;td&gt;&lt;/td&gt;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5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95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5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95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&lt;button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type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"submit"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Change Password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&lt;/button&gt;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5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95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5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95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&lt;/tr&gt;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5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95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&lt;/table&gt;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6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96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&lt;/form:form&gt;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6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96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6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965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&lt;/body&gt;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66" w:author="Unknown"/>
          <w:rFonts w:ascii="Consolas" w:hAnsi="Consolas" w:cs="Consolas"/>
          <w:color w:val="444444"/>
          <w:spacing w:val="8"/>
          <w:sz w:val="15"/>
          <w:szCs w:val="15"/>
        </w:rPr>
      </w:pPr>
      <w:ins w:id="1967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&lt;/html&gt;</w:t>
        </w:r>
      </w:ins>
    </w:p>
    <w:p w:rsidR="00B403B1" w:rsidRDefault="00B403B1" w:rsidP="00B403B1">
      <w:pPr>
        <w:textAlignment w:val="baseline"/>
        <w:rPr>
          <w:ins w:id="1968" w:author="Unknown"/>
          <w:rFonts w:ascii="Roboto" w:hAnsi="Roboto" w:cs="Times New Roman"/>
          <w:color w:val="444444"/>
          <w:spacing w:val="8"/>
          <w:sz w:val="24"/>
          <w:szCs w:val="24"/>
        </w:rPr>
      </w:pPr>
      <w:ins w:id="1969" w:author="Unknown"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Create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errors 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folder under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src\main\webapp\WEB-INF\jsp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 folder. </w:t>
        </w:r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Create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access_denied.jsp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 file under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src\main\webapp\WEB-INF\jsp\errors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 folder and write the following code in it.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7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971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&lt;%@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page language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"java"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contentType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"text/html; charset=ISO-8859-1"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7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97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pageEncoding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"ISO-8859-1"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%&gt;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74" w:author="Unknown"/>
          <w:rStyle w:val="dec"/>
          <w:rFonts w:ascii="Consolas" w:hAnsi="Consolas" w:cs="Consolas"/>
          <w:color w:val="87711D"/>
          <w:spacing w:val="8"/>
          <w:sz w:val="15"/>
          <w:szCs w:val="15"/>
          <w:bdr w:val="none" w:sz="0" w:space="0" w:color="auto" w:frame="1"/>
        </w:rPr>
      </w:pPr>
      <w:ins w:id="1975" w:author="Unknown">
        <w:r>
          <w:rPr>
            <w:rStyle w:val="dec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 xml:space="preserve">&lt;!DOCTYPE html PUBLIC "-//W3C//DTD HTML 4.01 Transitional//EN"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7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977" w:author="Unknown">
        <w:r>
          <w:rPr>
            <w:rStyle w:val="dec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"http://www.w3.org/TR/html4/loose.dtd"&gt;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7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979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&lt;html&gt;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8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981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&lt;head&gt;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8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983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&lt;meta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http-equiv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"Content-Type"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content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"text/html; charset=ISO-8859-1"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8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985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&lt;title&gt;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Access denied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&lt;/title&gt;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8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987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&lt;/head&gt;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8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989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&lt;body&gt;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9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99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&lt;h1&gt;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Access denied!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&lt;/h1&gt;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9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1993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&lt;/body&gt;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1994" w:author="Unknown"/>
          <w:rFonts w:ascii="Consolas" w:hAnsi="Consolas" w:cs="Consolas"/>
          <w:color w:val="444444"/>
          <w:spacing w:val="8"/>
          <w:sz w:val="15"/>
          <w:szCs w:val="15"/>
        </w:rPr>
      </w:pPr>
      <w:ins w:id="1995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&lt;/html&gt;</w:t>
        </w:r>
      </w:ins>
    </w:p>
    <w:p w:rsidR="00B403B1" w:rsidRDefault="00B403B1" w:rsidP="00B403B1">
      <w:pPr>
        <w:pStyle w:val="Heading2"/>
        <w:shd w:val="clear" w:color="auto" w:fill="FFFFFF"/>
        <w:spacing w:before="405" w:beforeAutospacing="0" w:after="405" w:afterAutospacing="0" w:line="223" w:lineRule="atLeast"/>
        <w:textAlignment w:val="baseline"/>
        <w:rPr>
          <w:ins w:id="1996" w:author="Unknown"/>
          <w:rFonts w:ascii="Roboto" w:hAnsi="Roboto"/>
          <w:color w:val="242D36"/>
          <w:spacing w:val="8"/>
          <w:sz w:val="48"/>
          <w:szCs w:val="48"/>
        </w:rPr>
      </w:pPr>
      <w:ins w:id="1997" w:author="Unknown">
        <w:r>
          <w:rPr>
            <w:rFonts w:ascii="Roboto" w:hAnsi="Roboto"/>
            <w:color w:val="242D36"/>
            <w:spacing w:val="8"/>
            <w:sz w:val="48"/>
            <w:szCs w:val="48"/>
          </w:rPr>
          <w:t>Building</w:t>
        </w:r>
      </w:ins>
    </w:p>
    <w:p w:rsidR="00B403B1" w:rsidRDefault="00B403B1" w:rsidP="00B403B1">
      <w:pPr>
        <w:numPr>
          <w:ilvl w:val="0"/>
          <w:numId w:val="7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1998" w:author="Unknown"/>
          <w:rFonts w:ascii="inherit" w:hAnsi="inherit"/>
          <w:color w:val="666666"/>
          <w:spacing w:val="8"/>
          <w:sz w:val="23"/>
          <w:szCs w:val="23"/>
        </w:rPr>
      </w:pPr>
      <w:ins w:id="1999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Right click this project</w:t>
        </w:r>
      </w:ins>
    </w:p>
    <w:p w:rsidR="00B403B1" w:rsidRDefault="00B403B1" w:rsidP="00B403B1">
      <w:pPr>
        <w:numPr>
          <w:ilvl w:val="0"/>
          <w:numId w:val="7"/>
        </w:numPr>
        <w:shd w:val="clear" w:color="auto" w:fill="FFFFFF"/>
        <w:spacing w:after="0" w:line="240" w:lineRule="auto"/>
        <w:ind w:left="528" w:firstLine="0"/>
        <w:textAlignment w:val="baseline"/>
        <w:rPr>
          <w:ins w:id="2000" w:author="Unknown"/>
          <w:rFonts w:ascii="inherit" w:hAnsi="inherit"/>
          <w:color w:val="666666"/>
          <w:spacing w:val="8"/>
          <w:sz w:val="23"/>
          <w:szCs w:val="23"/>
        </w:rPr>
      </w:pPr>
      <w:ins w:id="2001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Select Run As -&gt; </w:t>
        </w:r>
        <w:r>
          <w:rPr>
            <w:rFonts w:ascii="inherit" w:hAnsi="inherit"/>
            <w:b/>
            <w:bCs/>
            <w:color w:val="666666"/>
            <w:spacing w:val="8"/>
            <w:sz w:val="23"/>
            <w:szCs w:val="23"/>
            <w:bdr w:val="none" w:sz="0" w:space="0" w:color="auto" w:frame="1"/>
          </w:rPr>
          <w:t>Maven clean</w:t>
        </w:r>
      </w:ins>
    </w:p>
    <w:p w:rsidR="00B403B1" w:rsidRDefault="00B403B1" w:rsidP="00B403B1">
      <w:pPr>
        <w:numPr>
          <w:ilvl w:val="0"/>
          <w:numId w:val="7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2002" w:author="Unknown"/>
          <w:rFonts w:ascii="inherit" w:hAnsi="inherit"/>
          <w:color w:val="666666"/>
          <w:spacing w:val="8"/>
          <w:sz w:val="23"/>
          <w:szCs w:val="23"/>
        </w:rPr>
      </w:pPr>
      <w:ins w:id="2003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Right click this project</w:t>
        </w:r>
      </w:ins>
    </w:p>
    <w:p w:rsidR="00B403B1" w:rsidRDefault="00B403B1" w:rsidP="00B403B1">
      <w:pPr>
        <w:numPr>
          <w:ilvl w:val="0"/>
          <w:numId w:val="7"/>
        </w:numPr>
        <w:shd w:val="clear" w:color="auto" w:fill="FFFFFF"/>
        <w:spacing w:after="0" w:line="240" w:lineRule="auto"/>
        <w:ind w:left="528" w:firstLine="0"/>
        <w:textAlignment w:val="baseline"/>
        <w:rPr>
          <w:ins w:id="2004" w:author="Unknown"/>
          <w:rFonts w:ascii="inherit" w:hAnsi="inherit"/>
          <w:color w:val="666666"/>
          <w:spacing w:val="8"/>
          <w:sz w:val="23"/>
          <w:szCs w:val="23"/>
        </w:rPr>
      </w:pPr>
      <w:ins w:id="2005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Select Run As -&gt; </w:t>
        </w:r>
        <w:r>
          <w:rPr>
            <w:rFonts w:ascii="inherit" w:hAnsi="inherit"/>
            <w:b/>
            <w:bCs/>
            <w:color w:val="666666"/>
            <w:spacing w:val="8"/>
            <w:sz w:val="23"/>
            <w:szCs w:val="23"/>
            <w:bdr w:val="none" w:sz="0" w:space="0" w:color="auto" w:frame="1"/>
          </w:rPr>
          <w:t>Maven install</w:t>
        </w:r>
      </w:ins>
    </w:p>
    <w:p w:rsidR="00B403B1" w:rsidRDefault="00B403B1" w:rsidP="00B403B1">
      <w:pPr>
        <w:pStyle w:val="Heading2"/>
        <w:shd w:val="clear" w:color="auto" w:fill="FFFFFF"/>
        <w:spacing w:before="405" w:beforeAutospacing="0" w:after="405" w:afterAutospacing="0" w:line="223" w:lineRule="atLeast"/>
        <w:textAlignment w:val="baseline"/>
        <w:rPr>
          <w:ins w:id="2006" w:author="Unknown"/>
          <w:rFonts w:ascii="Roboto" w:hAnsi="Roboto"/>
          <w:color w:val="242D36"/>
          <w:spacing w:val="8"/>
          <w:sz w:val="48"/>
          <w:szCs w:val="48"/>
        </w:rPr>
      </w:pPr>
      <w:ins w:id="2007" w:author="Unknown">
        <w:r>
          <w:rPr>
            <w:rFonts w:ascii="Roboto" w:hAnsi="Roboto"/>
            <w:color w:val="242D36"/>
            <w:spacing w:val="8"/>
            <w:sz w:val="48"/>
            <w:szCs w:val="48"/>
          </w:rPr>
          <w:t>Configuring Apache Tomcat</w:t>
        </w:r>
      </w:ins>
    </w:p>
    <w:p w:rsidR="00B403B1" w:rsidRDefault="00B403B1" w:rsidP="00B403B1">
      <w:pPr>
        <w:numPr>
          <w:ilvl w:val="0"/>
          <w:numId w:val="8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2008" w:author="Unknown"/>
          <w:rFonts w:ascii="inherit" w:hAnsi="inherit"/>
          <w:color w:val="666666"/>
          <w:spacing w:val="8"/>
          <w:sz w:val="23"/>
          <w:szCs w:val="23"/>
        </w:rPr>
      </w:pPr>
      <w:ins w:id="2009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Under Servers tab, click link "No servers are available. Click this link to create a new server ...", select Apache tomcat 7</w:t>
        </w:r>
      </w:ins>
    </w:p>
    <w:p w:rsidR="00B403B1" w:rsidRDefault="00B403B1" w:rsidP="00B403B1">
      <w:pPr>
        <w:numPr>
          <w:ilvl w:val="0"/>
          <w:numId w:val="8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2010" w:author="Unknown"/>
          <w:rFonts w:ascii="inherit" w:hAnsi="inherit"/>
          <w:color w:val="666666"/>
          <w:spacing w:val="8"/>
          <w:sz w:val="23"/>
          <w:szCs w:val="23"/>
        </w:rPr>
      </w:pPr>
      <w:ins w:id="2011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Click Finish</w:t>
        </w:r>
      </w:ins>
    </w:p>
    <w:p w:rsidR="00B403B1" w:rsidRDefault="00B403B1" w:rsidP="00B403B1">
      <w:pPr>
        <w:shd w:val="clear" w:color="auto" w:fill="FFFFFF"/>
        <w:spacing w:after="0"/>
        <w:jc w:val="center"/>
        <w:textAlignment w:val="baseline"/>
        <w:rPr>
          <w:ins w:id="2012" w:author="Unknown"/>
          <w:rFonts w:ascii="Roboto" w:hAnsi="Roboto"/>
          <w:color w:val="444444"/>
          <w:spacing w:val="8"/>
          <w:sz w:val="24"/>
          <w:szCs w:val="24"/>
        </w:rPr>
      </w:pPr>
      <w:r>
        <w:rPr>
          <w:rFonts w:ascii="Roboto" w:hAnsi="Roboto"/>
          <w:noProof/>
          <w:color w:val="F45145"/>
          <w:spacing w:val="8"/>
          <w:bdr w:val="none" w:sz="0" w:space="0" w:color="auto" w:frame="1"/>
        </w:rPr>
        <w:lastRenderedPageBreak/>
        <w:drawing>
          <wp:inline distT="0" distB="0" distL="0" distR="0">
            <wp:extent cx="6096000" cy="1348740"/>
            <wp:effectExtent l="0" t="0" r="0" b="3810"/>
            <wp:docPr id="10" name="Picture 10" descr="https://2.bp.blogspot.com/-htNsfXUYRZc/Wmiq-_D6jrI/AAAAAAAAAGI/GlTmdzCTvm4_nSloYawfDfZtveO5hbaHwCPcBGAYYCw/s640/configuration%2Bapache%2Btomcat%2Beclipse.jp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2.bp.blogspot.com/-htNsfXUYRZc/Wmiq-_D6jrI/AAAAAAAAAGI/GlTmdzCTvm4_nSloYawfDfZtveO5hbaHwCPcBGAYYCw/s640/configuration%2Bapache%2Btomcat%2Beclipse.jp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3B1" w:rsidRDefault="00B403B1" w:rsidP="00B403B1">
      <w:pPr>
        <w:textAlignment w:val="baseline"/>
        <w:rPr>
          <w:ins w:id="2013" w:author="Unknown"/>
          <w:rFonts w:ascii="Roboto" w:hAnsi="Roboto"/>
          <w:color w:val="444444"/>
          <w:spacing w:val="8"/>
        </w:rPr>
      </w:pPr>
    </w:p>
    <w:p w:rsidR="00B403B1" w:rsidRDefault="00B403B1" w:rsidP="00B403B1">
      <w:pPr>
        <w:shd w:val="clear" w:color="auto" w:fill="FFFFFF"/>
        <w:jc w:val="center"/>
        <w:textAlignment w:val="baseline"/>
        <w:rPr>
          <w:ins w:id="2014" w:author="Unknown"/>
          <w:rFonts w:ascii="Roboto" w:hAnsi="Roboto"/>
          <w:color w:val="444444"/>
          <w:spacing w:val="8"/>
        </w:rPr>
      </w:pPr>
      <w:ins w:id="2015" w:author="Unknown">
        <w:r>
          <w:rPr>
            <w:rFonts w:ascii="Roboto" w:hAnsi="Roboto"/>
            <w:color w:val="444444"/>
            <w:spacing w:val="8"/>
          </w:rPr>
          <w:fldChar w:fldCharType="begin"/>
        </w:r>
        <w:r>
          <w:rPr>
            <w:rFonts w:ascii="Roboto" w:hAnsi="Roboto"/>
            <w:color w:val="444444"/>
            <w:spacing w:val="8"/>
          </w:rPr>
          <w:instrText xml:space="preserve"> HYPERLINK "https://4.bp.blogspot.com/-E9eOOzbOQUY/WmirUbsBtkI/AAAAAAAAAGM/hpdZL9HUWlU9jK4i-SWWHxRg_4vNVI_0wCPcBGAYYCw/s1600/configuration%2Bapache%2Btomcat%2B7%2Beclipse.jpg" </w:instrText>
        </w:r>
        <w:r>
          <w:rPr>
            <w:rFonts w:ascii="Roboto" w:hAnsi="Roboto"/>
            <w:color w:val="444444"/>
            <w:spacing w:val="8"/>
          </w:rPr>
          <w:fldChar w:fldCharType="separate"/>
        </w:r>
      </w:ins>
      <w:r>
        <w:rPr>
          <w:rFonts w:ascii="Roboto" w:hAnsi="Roboto"/>
          <w:noProof/>
          <w:color w:val="F45145"/>
          <w:spacing w:val="8"/>
          <w:bdr w:val="none" w:sz="0" w:space="0" w:color="auto" w:frame="1"/>
        </w:rPr>
        <w:drawing>
          <wp:inline distT="0" distB="0" distL="0" distR="0">
            <wp:extent cx="4343400" cy="6096000"/>
            <wp:effectExtent l="0" t="0" r="0" b="0"/>
            <wp:docPr id="9" name="Picture 9" descr="https://4.bp.blogspot.com/-E9eOOzbOQUY/WmirUbsBtkI/AAAAAAAAAGM/hpdZL9HUWlU9jK4i-SWWHxRg_4vNVI_0wCPcBGAYYCw/s640/configuration%2Bapache%2Btomcat%2B7%2Beclipse.jp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4.bp.blogspot.com/-E9eOOzbOQUY/WmirUbsBtkI/AAAAAAAAAGM/hpdZL9HUWlU9jK4i-SWWHxRg_4vNVI_0wCPcBGAYYCw/s640/configuration%2Bapache%2Btomcat%2B7%2Beclipse.jp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ins w:id="2016" w:author="Unknown">
        <w:r>
          <w:rPr>
            <w:rStyle w:val="Hyperlink"/>
            <w:rFonts w:ascii="Roboto" w:hAnsi="Roboto"/>
            <w:color w:val="F45145"/>
            <w:spacing w:val="8"/>
            <w:bdr w:val="none" w:sz="0" w:space="0" w:color="auto" w:frame="1"/>
          </w:rPr>
          <w:t> </w:t>
        </w:r>
        <w:r>
          <w:rPr>
            <w:rFonts w:ascii="Roboto" w:hAnsi="Roboto"/>
            <w:color w:val="444444"/>
            <w:spacing w:val="8"/>
          </w:rPr>
          <w:fldChar w:fldCharType="end"/>
        </w:r>
      </w:ins>
    </w:p>
    <w:p w:rsidR="00B403B1" w:rsidRDefault="00B403B1" w:rsidP="00B403B1">
      <w:pPr>
        <w:numPr>
          <w:ilvl w:val="0"/>
          <w:numId w:val="9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2017" w:author="Unknown"/>
          <w:rFonts w:ascii="inherit" w:hAnsi="inherit"/>
          <w:color w:val="666666"/>
          <w:spacing w:val="8"/>
          <w:sz w:val="23"/>
          <w:szCs w:val="23"/>
        </w:rPr>
      </w:pPr>
      <w:ins w:id="2018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lastRenderedPageBreak/>
          <w:t>Right click "Tomcat v7.0 Server at localhost [Stopped, Republish]", select "Add and Remove ..."</w:t>
        </w:r>
      </w:ins>
    </w:p>
    <w:p w:rsidR="00B403B1" w:rsidRDefault="00B403B1" w:rsidP="00B403B1">
      <w:pPr>
        <w:numPr>
          <w:ilvl w:val="0"/>
          <w:numId w:val="9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2019" w:author="Unknown"/>
          <w:rFonts w:ascii="inherit" w:hAnsi="inherit"/>
          <w:color w:val="666666"/>
          <w:spacing w:val="8"/>
          <w:sz w:val="23"/>
          <w:szCs w:val="23"/>
        </w:rPr>
      </w:pPr>
      <w:ins w:id="2020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Add SpringMVCSignupLoginPasswordEncoder project, then Click Finish</w:t>
        </w:r>
      </w:ins>
    </w:p>
    <w:p w:rsidR="00B403B1" w:rsidRDefault="00B403B1" w:rsidP="00B403B1">
      <w:pPr>
        <w:numPr>
          <w:ilvl w:val="0"/>
          <w:numId w:val="9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2021" w:author="Unknown"/>
          <w:rFonts w:ascii="inherit" w:hAnsi="inherit"/>
          <w:color w:val="666666"/>
          <w:spacing w:val="8"/>
          <w:sz w:val="23"/>
          <w:szCs w:val="23"/>
        </w:rPr>
      </w:pPr>
      <w:ins w:id="2022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Open server.xml file under Servers Folder</w:t>
        </w:r>
      </w:ins>
    </w:p>
    <w:p w:rsidR="00B403B1" w:rsidRDefault="00B403B1" w:rsidP="00B403B1">
      <w:pPr>
        <w:numPr>
          <w:ilvl w:val="0"/>
          <w:numId w:val="9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2023" w:author="Unknown"/>
          <w:rFonts w:ascii="inherit" w:hAnsi="inherit"/>
          <w:color w:val="666666"/>
          <w:spacing w:val="8"/>
          <w:sz w:val="23"/>
          <w:szCs w:val="23"/>
        </w:rPr>
      </w:pPr>
      <w:ins w:id="2024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Find line</w:t>
        </w:r>
      </w:ins>
    </w:p>
    <w:p w:rsidR="00B403B1" w:rsidRDefault="00B403B1" w:rsidP="00B403B1">
      <w:pPr>
        <w:spacing w:after="0"/>
        <w:textAlignment w:val="baseline"/>
        <w:rPr>
          <w:ins w:id="2025" w:author="Unknown"/>
          <w:rFonts w:ascii="Roboto" w:hAnsi="Roboto"/>
          <w:color w:val="444444"/>
          <w:spacing w:val="8"/>
          <w:sz w:val="24"/>
          <w:szCs w:val="24"/>
        </w:rPr>
      </w:pPr>
      <w:ins w:id="2026" w:author="Unknown"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&lt;Context docBase="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SpringMVCSignupLoginPasswordEncoder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" path="/SpringMVCSignupLoginPasswordEncoder" reloadable="true" </w:t>
        </w:r>
        <w:r>
          <w:rPr>
            <w:rFonts w:ascii="Roboto" w:hAnsi="Roboto"/>
            <w:i/>
            <w:iCs/>
            <w:color w:val="FF0000"/>
            <w:spacing w:val="8"/>
            <w:bdr w:val="none" w:sz="0" w:space="0" w:color="auto" w:frame="1"/>
            <w:shd w:val="clear" w:color="auto" w:fill="FFFFFF"/>
          </w:rPr>
          <w:t>source="org.eclipse.jst.jee.server:SpringMVCSignupLoginPasswordEncoder"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 /&gt;</w:t>
        </w:r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Update its as below: </w:t>
        </w:r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&lt;Context docBase="</w:t>
        </w:r>
        <w:r>
          <w:rPr>
            <w:rFonts w:ascii="inherit" w:hAnsi="inherit"/>
            <w:b/>
            <w:bCs/>
            <w:i/>
            <w:iCs/>
            <w:color w:val="38761D"/>
            <w:spacing w:val="8"/>
            <w:bdr w:val="none" w:sz="0" w:space="0" w:color="auto" w:frame="1"/>
            <w:shd w:val="clear" w:color="auto" w:fill="FFFFFF"/>
          </w:rPr>
          <w:t>&lt;Project Folder Location&gt;\SpringMVCSignupLoginPasswordEncoder\target\SpringMVCSignupLoginPasswordEncoder-0.0.1-SNAPSHOT\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" path="/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SpringMVCSignupLoginPasswordEncoder</w:t>
        </w:r>
        <w:r>
          <w:rPr>
            <w:rFonts w:ascii="Roboto" w:hAnsi="Roboto"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" reloadable="true" /&gt;</w:t>
        </w:r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Roboto" w:hAnsi="Roboto"/>
            <w:color w:val="444444"/>
            <w:spacing w:val="8"/>
          </w:rPr>
          <w:br/>
        </w:r>
      </w:ins>
    </w:p>
    <w:p w:rsidR="00B403B1" w:rsidRDefault="00B403B1" w:rsidP="00B403B1">
      <w:pPr>
        <w:numPr>
          <w:ilvl w:val="0"/>
          <w:numId w:val="10"/>
        </w:numPr>
        <w:shd w:val="clear" w:color="auto" w:fill="FFFFFF"/>
        <w:spacing w:after="0" w:line="240" w:lineRule="auto"/>
        <w:ind w:left="528" w:firstLine="0"/>
        <w:textAlignment w:val="baseline"/>
        <w:rPr>
          <w:ins w:id="2027" w:author="Unknown"/>
          <w:rFonts w:ascii="inherit" w:hAnsi="inherit"/>
          <w:color w:val="666666"/>
          <w:spacing w:val="8"/>
          <w:sz w:val="23"/>
          <w:szCs w:val="23"/>
        </w:rPr>
      </w:pPr>
      <w:ins w:id="2028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Copy mysql-connector-java-5.1.45-bin.jar file to</w:t>
        </w:r>
        <w:r>
          <w:rPr>
            <w:rFonts w:ascii="inherit" w:hAnsi="inherit"/>
            <w:b/>
            <w:bCs/>
            <w:color w:val="666666"/>
            <w:spacing w:val="8"/>
            <w:sz w:val="23"/>
            <w:szCs w:val="23"/>
            <w:bdr w:val="none" w:sz="0" w:space="0" w:color="auto" w:frame="1"/>
          </w:rPr>
          <w:t> &lt;Apache Tomcat Folder Location&gt;\apache-tomcat-7.0.68\lib\</w:t>
        </w:r>
      </w:ins>
    </w:p>
    <w:p w:rsidR="00B403B1" w:rsidRDefault="00B403B1" w:rsidP="00B403B1">
      <w:pPr>
        <w:textAlignment w:val="baseline"/>
        <w:rPr>
          <w:ins w:id="2029" w:author="Unknown"/>
          <w:rFonts w:ascii="Roboto" w:hAnsi="Roboto"/>
          <w:color w:val="444444"/>
          <w:spacing w:val="8"/>
          <w:sz w:val="24"/>
          <w:szCs w:val="24"/>
        </w:rPr>
      </w:pPr>
      <w:ins w:id="2030" w:author="Unknown"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Roboto" w:hAnsi="Roboto"/>
            <w:b/>
            <w:bCs/>
            <w:color w:val="444444"/>
            <w:spacing w:val="8"/>
            <w:bdr w:val="none" w:sz="0" w:space="0" w:color="auto" w:frame="1"/>
            <w:shd w:val="clear" w:color="auto" w:fill="FFFFFF"/>
          </w:rPr>
          <w:t>Watch video add Apache Tomcat Server in Eclipse IDE</w:t>
        </w:r>
        <w:r>
          <w:rPr>
            <w:rFonts w:ascii="Roboto" w:hAnsi="Roboto"/>
            <w:color w:val="444444"/>
            <w:spacing w:val="8"/>
          </w:rPr>
          <w:br/>
        </w:r>
      </w:ins>
    </w:p>
    <w:p w:rsidR="00B403B1" w:rsidRDefault="00B403B1" w:rsidP="00B403B1">
      <w:pPr>
        <w:textAlignment w:val="baseline"/>
        <w:rPr>
          <w:ins w:id="2031" w:author="Unknown"/>
          <w:rFonts w:ascii="Roboto" w:hAnsi="Roboto"/>
          <w:color w:val="444444"/>
          <w:spacing w:val="8"/>
        </w:rPr>
      </w:pPr>
      <w:ins w:id="2032" w:author="Unknown">
        <w:r>
          <w:rPr>
            <w:rFonts w:ascii="Roboto" w:hAnsi="Roboto"/>
            <w:color w:val="444444"/>
            <w:spacing w:val="8"/>
          </w:rPr>
          <w:br/>
        </w:r>
      </w:ins>
    </w:p>
    <w:p w:rsidR="00B403B1" w:rsidRDefault="00B403B1" w:rsidP="00B403B1">
      <w:pPr>
        <w:pStyle w:val="Heading2"/>
        <w:shd w:val="clear" w:color="auto" w:fill="FFFFFF"/>
        <w:spacing w:before="405" w:beforeAutospacing="0" w:after="405" w:afterAutospacing="0" w:line="223" w:lineRule="atLeast"/>
        <w:textAlignment w:val="baseline"/>
        <w:rPr>
          <w:ins w:id="2033" w:author="Unknown"/>
          <w:rFonts w:ascii="Roboto" w:hAnsi="Roboto"/>
          <w:color w:val="242D36"/>
          <w:spacing w:val="8"/>
          <w:sz w:val="48"/>
          <w:szCs w:val="48"/>
        </w:rPr>
      </w:pPr>
      <w:ins w:id="2034" w:author="Unknown">
        <w:r>
          <w:rPr>
            <w:rFonts w:ascii="Roboto" w:hAnsi="Roboto"/>
            <w:color w:val="242D36"/>
            <w:spacing w:val="8"/>
            <w:sz w:val="48"/>
            <w:szCs w:val="48"/>
          </w:rPr>
          <w:t>Run application &amp; Check result</w:t>
        </w:r>
      </w:ins>
    </w:p>
    <w:p w:rsidR="00B403B1" w:rsidRDefault="00B403B1" w:rsidP="00B403B1">
      <w:pPr>
        <w:numPr>
          <w:ilvl w:val="0"/>
          <w:numId w:val="11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2035" w:author="Unknown"/>
          <w:rFonts w:ascii="inherit" w:hAnsi="inherit"/>
          <w:color w:val="666666"/>
          <w:spacing w:val="8"/>
          <w:sz w:val="23"/>
          <w:szCs w:val="23"/>
        </w:rPr>
      </w:pPr>
      <w:ins w:id="2036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Start Apache Tomcat from Eclipse IDE.</w:t>
        </w:r>
      </w:ins>
    </w:p>
    <w:p w:rsidR="00B403B1" w:rsidRDefault="00B403B1" w:rsidP="00B403B1">
      <w:pPr>
        <w:numPr>
          <w:ilvl w:val="0"/>
          <w:numId w:val="11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2037" w:author="Unknown"/>
          <w:rFonts w:ascii="inherit" w:hAnsi="inherit"/>
          <w:color w:val="666666"/>
          <w:spacing w:val="8"/>
          <w:sz w:val="23"/>
          <w:szCs w:val="23"/>
        </w:rPr>
      </w:pPr>
      <w:ins w:id="2038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Type the following URLs in browser's address bar to open the login from.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039" w:author="Unknown"/>
          <w:rFonts w:ascii="Consolas" w:hAnsi="Consolas" w:cs="Consolas"/>
          <w:color w:val="444444"/>
          <w:spacing w:val="8"/>
          <w:sz w:val="15"/>
          <w:szCs w:val="15"/>
        </w:rPr>
      </w:pPr>
      <w:ins w:id="204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http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:</w:t>
        </w:r>
        <w:r>
          <w:rPr>
            <w:rStyle w:val="com"/>
            <w:rFonts w:ascii="Consolas" w:eastAsiaTheme="majorEastAsia" w:hAnsi="Consolas" w:cs="Consolas"/>
            <w:color w:val="809980"/>
            <w:spacing w:val="8"/>
            <w:sz w:val="15"/>
            <w:szCs w:val="15"/>
            <w:bdr w:val="none" w:sz="0" w:space="0" w:color="auto" w:frame="1"/>
          </w:rPr>
          <w:t>//localhost:8080/SpringMVCSignupLoginPasswordEncoder/</w:t>
        </w:r>
      </w:ins>
    </w:p>
    <w:p w:rsidR="00B403B1" w:rsidRDefault="00B403B1" w:rsidP="00B403B1">
      <w:pPr>
        <w:shd w:val="clear" w:color="auto" w:fill="FFFFFF"/>
        <w:jc w:val="center"/>
        <w:textAlignment w:val="baseline"/>
        <w:rPr>
          <w:ins w:id="2041" w:author="Unknown"/>
          <w:rFonts w:ascii="Roboto" w:hAnsi="Roboto" w:cs="Times New Roman"/>
          <w:color w:val="444444"/>
          <w:spacing w:val="8"/>
          <w:sz w:val="24"/>
          <w:szCs w:val="24"/>
        </w:rPr>
      </w:pPr>
      <w:r>
        <w:rPr>
          <w:rFonts w:ascii="Roboto" w:hAnsi="Roboto"/>
          <w:noProof/>
          <w:color w:val="F45145"/>
          <w:spacing w:val="8"/>
          <w:bdr w:val="none" w:sz="0" w:space="0" w:color="auto" w:frame="1"/>
        </w:rPr>
        <w:lastRenderedPageBreak/>
        <w:drawing>
          <wp:inline distT="0" distB="0" distL="0" distR="0">
            <wp:extent cx="6096000" cy="2552700"/>
            <wp:effectExtent l="0" t="0" r="0" b="0"/>
            <wp:docPr id="8" name="Picture 8" descr="spring mvc login form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pring mvc login form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3B1" w:rsidRDefault="00B403B1" w:rsidP="00B403B1">
      <w:pPr>
        <w:textAlignment w:val="baseline"/>
        <w:rPr>
          <w:ins w:id="2042" w:author="Unknown"/>
          <w:rFonts w:ascii="Roboto" w:hAnsi="Roboto"/>
          <w:color w:val="444444"/>
          <w:spacing w:val="8"/>
        </w:rPr>
      </w:pPr>
      <w:ins w:id="2043" w:author="Unknown"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Enter username/password: admin/123 to login </w:t>
        </w:r>
      </w:ins>
    </w:p>
    <w:p w:rsidR="00B403B1" w:rsidRDefault="00B403B1" w:rsidP="00B403B1">
      <w:pPr>
        <w:shd w:val="clear" w:color="auto" w:fill="FFFFFF"/>
        <w:jc w:val="center"/>
        <w:textAlignment w:val="baseline"/>
        <w:rPr>
          <w:ins w:id="2044" w:author="Unknown"/>
          <w:rFonts w:ascii="Roboto" w:hAnsi="Roboto"/>
          <w:color w:val="444444"/>
          <w:spacing w:val="8"/>
        </w:rPr>
      </w:pPr>
      <w:r>
        <w:rPr>
          <w:rFonts w:ascii="Roboto" w:hAnsi="Roboto"/>
          <w:noProof/>
          <w:color w:val="F45145"/>
          <w:spacing w:val="8"/>
          <w:bdr w:val="none" w:sz="0" w:space="0" w:color="auto" w:frame="1"/>
        </w:rPr>
        <w:drawing>
          <wp:inline distT="0" distB="0" distL="0" distR="0">
            <wp:extent cx="6096000" cy="2324100"/>
            <wp:effectExtent l="0" t="0" r="0" b="0"/>
            <wp:docPr id="7" name="Picture 7" descr="welcome admin home page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elcome admin home page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3B1" w:rsidRDefault="00B403B1" w:rsidP="00B403B1">
      <w:pPr>
        <w:textAlignment w:val="baseline"/>
        <w:rPr>
          <w:ins w:id="2045" w:author="Unknown"/>
          <w:rFonts w:ascii="Roboto" w:hAnsi="Roboto"/>
          <w:color w:val="444444"/>
          <w:spacing w:val="8"/>
        </w:rPr>
      </w:pPr>
    </w:p>
    <w:p w:rsidR="00B403B1" w:rsidRDefault="00B403B1" w:rsidP="00B403B1">
      <w:pPr>
        <w:shd w:val="clear" w:color="auto" w:fill="FFFFFF"/>
        <w:jc w:val="center"/>
        <w:textAlignment w:val="baseline"/>
        <w:rPr>
          <w:ins w:id="2046" w:author="Unknown"/>
          <w:rFonts w:ascii="Roboto" w:hAnsi="Roboto"/>
          <w:color w:val="444444"/>
          <w:spacing w:val="8"/>
        </w:rPr>
      </w:pPr>
      <w:r>
        <w:rPr>
          <w:rFonts w:ascii="Roboto" w:hAnsi="Roboto"/>
          <w:noProof/>
          <w:color w:val="F45145"/>
          <w:spacing w:val="8"/>
          <w:bdr w:val="none" w:sz="0" w:space="0" w:color="auto" w:frame="1"/>
        </w:rPr>
        <w:drawing>
          <wp:inline distT="0" distB="0" distL="0" distR="0">
            <wp:extent cx="6096000" cy="1653540"/>
            <wp:effectExtent l="0" t="0" r="0" b="3810"/>
            <wp:docPr id="6" name="Picture 6" descr="user list page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ser list page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3B1" w:rsidRDefault="00B403B1" w:rsidP="00B403B1">
      <w:pPr>
        <w:textAlignment w:val="baseline"/>
        <w:rPr>
          <w:ins w:id="2047" w:author="Unknown"/>
          <w:rFonts w:ascii="Roboto" w:hAnsi="Roboto"/>
          <w:color w:val="444444"/>
          <w:spacing w:val="8"/>
        </w:rPr>
      </w:pPr>
    </w:p>
    <w:p w:rsidR="00B403B1" w:rsidRDefault="00B403B1" w:rsidP="00B403B1">
      <w:pPr>
        <w:shd w:val="clear" w:color="auto" w:fill="FFFFFF"/>
        <w:jc w:val="center"/>
        <w:textAlignment w:val="baseline"/>
        <w:rPr>
          <w:ins w:id="2048" w:author="Unknown"/>
          <w:rFonts w:ascii="Roboto" w:hAnsi="Roboto"/>
          <w:color w:val="444444"/>
          <w:spacing w:val="8"/>
        </w:rPr>
      </w:pPr>
      <w:r>
        <w:rPr>
          <w:rFonts w:ascii="Roboto" w:hAnsi="Roboto"/>
          <w:noProof/>
          <w:color w:val="F45145"/>
          <w:spacing w:val="8"/>
          <w:bdr w:val="none" w:sz="0" w:space="0" w:color="auto" w:frame="1"/>
        </w:rPr>
        <w:lastRenderedPageBreak/>
        <w:drawing>
          <wp:inline distT="0" distB="0" distL="0" distR="0">
            <wp:extent cx="6096000" cy="2057400"/>
            <wp:effectExtent l="0" t="0" r="0" b="0"/>
            <wp:docPr id="5" name="Picture 5" descr="change password page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hange password page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3B1" w:rsidRDefault="00B403B1" w:rsidP="00B403B1">
      <w:pPr>
        <w:shd w:val="clear" w:color="auto" w:fill="FFFFFF"/>
        <w:jc w:val="center"/>
        <w:textAlignment w:val="baseline"/>
        <w:rPr>
          <w:ins w:id="2049" w:author="Unknown"/>
          <w:rFonts w:ascii="Roboto" w:hAnsi="Roboto"/>
          <w:color w:val="444444"/>
          <w:spacing w:val="8"/>
        </w:rPr>
      </w:pPr>
      <w:r>
        <w:rPr>
          <w:rFonts w:ascii="Roboto" w:hAnsi="Roboto"/>
          <w:noProof/>
          <w:color w:val="F45145"/>
          <w:spacing w:val="8"/>
          <w:bdr w:val="none" w:sz="0" w:space="0" w:color="auto" w:frame="1"/>
        </w:rPr>
        <w:drawing>
          <wp:inline distT="0" distB="0" distL="0" distR="0">
            <wp:extent cx="6096000" cy="2034540"/>
            <wp:effectExtent l="0" t="0" r="0" b="3810"/>
            <wp:docPr id="4" name="Picture 4" descr="signup page form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ignup page form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3B1" w:rsidRDefault="00B403B1" w:rsidP="00B403B1">
      <w:pPr>
        <w:pStyle w:val="Heading1"/>
        <w:spacing w:before="0" w:after="225"/>
        <w:textAlignment w:val="baseline"/>
        <w:rPr>
          <w:rFonts w:ascii="Roboto" w:hAnsi="Roboto"/>
          <w:b w:val="0"/>
          <w:bCs w:val="0"/>
          <w:color w:val="2D2D2D"/>
          <w:sz w:val="45"/>
          <w:szCs w:val="45"/>
        </w:rPr>
      </w:pPr>
      <w:r>
        <w:rPr>
          <w:rFonts w:ascii="Roboto" w:hAnsi="Roboto"/>
          <w:b w:val="0"/>
          <w:bCs w:val="0"/>
          <w:color w:val="2D2D2D"/>
          <w:sz w:val="45"/>
          <w:szCs w:val="45"/>
        </w:rPr>
        <w:t>Spring 4 MVC CRUD Operations with Spring JDBC Template and Mysql Database Tutorial</w:t>
      </w:r>
    </w:p>
    <w:p w:rsidR="00B403B1" w:rsidRDefault="00B403B1" w:rsidP="00B403B1">
      <w:pPr>
        <w:spacing w:line="413" w:lineRule="atLeast"/>
        <w:textAlignment w:val="baseline"/>
        <w:rPr>
          <w:rFonts w:ascii="Arial" w:hAnsi="Arial" w:cs="Arial"/>
          <w:color w:val="999999"/>
          <w:sz w:val="17"/>
          <w:szCs w:val="17"/>
        </w:rPr>
      </w:pPr>
      <w:r>
        <w:rPr>
          <w:rStyle w:val="label-info"/>
          <w:rFonts w:ascii="Arial" w:hAnsi="Arial" w:cs="Arial"/>
          <w:color w:val="999999"/>
          <w:sz w:val="17"/>
          <w:szCs w:val="17"/>
          <w:bdr w:val="none" w:sz="0" w:space="0" w:color="auto" w:frame="1"/>
        </w:rPr>
        <w:t>In </w:t>
      </w:r>
      <w:hyperlink r:id="rId33" w:history="1">
        <w:r>
          <w:rPr>
            <w:rStyle w:val="Hyperlink"/>
            <w:rFonts w:ascii="Arial" w:hAnsi="Arial" w:cs="Arial"/>
            <w:color w:val="F45145"/>
            <w:sz w:val="18"/>
            <w:szCs w:val="18"/>
            <w:bdr w:val="none" w:sz="0" w:space="0" w:color="auto" w:frame="1"/>
          </w:rPr>
          <w:t>Java</w:t>
        </w:r>
      </w:hyperlink>
      <w:r>
        <w:rPr>
          <w:rStyle w:val="label-info"/>
          <w:rFonts w:ascii="Arial" w:hAnsi="Arial" w:cs="Arial"/>
          <w:color w:val="999999"/>
          <w:sz w:val="17"/>
          <w:szCs w:val="17"/>
          <w:bdr w:val="none" w:sz="0" w:space="0" w:color="auto" w:frame="1"/>
        </w:rPr>
        <w:t> </w:t>
      </w:r>
      <w:hyperlink r:id="rId34" w:history="1">
        <w:r>
          <w:rPr>
            <w:rStyle w:val="Hyperlink"/>
            <w:rFonts w:ascii="Arial" w:hAnsi="Arial" w:cs="Arial"/>
            <w:color w:val="F45145"/>
            <w:sz w:val="18"/>
            <w:szCs w:val="18"/>
            <w:bdr w:val="none" w:sz="0" w:space="0" w:color="auto" w:frame="1"/>
          </w:rPr>
          <w:t>Java Tutorial</w:t>
        </w:r>
      </w:hyperlink>
      <w:r>
        <w:rPr>
          <w:rStyle w:val="time-info"/>
          <w:rFonts w:ascii="Arial" w:hAnsi="Arial" w:cs="Arial"/>
          <w:color w:val="999999"/>
          <w:sz w:val="17"/>
          <w:szCs w:val="17"/>
          <w:bdr w:val="none" w:sz="0" w:space="0" w:color="auto" w:frame="1"/>
        </w:rPr>
        <w:t>Published On </w:t>
      </w:r>
      <w:hyperlink r:id="rId35" w:tooltip="permanent link" w:history="1">
        <w:r>
          <w:rPr>
            <w:rStyle w:val="Hyperlink"/>
            <w:rFonts w:ascii="Arial" w:hAnsi="Arial" w:cs="Arial"/>
            <w:color w:val="F45145"/>
            <w:sz w:val="17"/>
            <w:szCs w:val="17"/>
            <w:bdr w:val="none" w:sz="0" w:space="0" w:color="auto" w:frame="1"/>
          </w:rPr>
          <w:t>January 31, 2018</w:t>
        </w:r>
      </w:hyperlink>
    </w:p>
    <w:p w:rsidR="00B403B1" w:rsidRDefault="00B403B1" w:rsidP="00B403B1">
      <w:pPr>
        <w:pStyle w:val="Heading2"/>
        <w:shd w:val="clear" w:color="auto" w:fill="FFFFFF"/>
        <w:spacing w:before="0" w:beforeAutospacing="0" w:after="0" w:afterAutospacing="0" w:line="223" w:lineRule="atLeast"/>
        <w:textAlignment w:val="baseline"/>
        <w:rPr>
          <w:rFonts w:ascii="Roboto" w:hAnsi="Roboto"/>
          <w:color w:val="242D36"/>
          <w:spacing w:val="8"/>
          <w:sz w:val="48"/>
          <w:szCs w:val="48"/>
        </w:rPr>
      </w:pPr>
      <w:r>
        <w:rPr>
          <w:rFonts w:ascii="Roboto" w:hAnsi="Roboto"/>
          <w:color w:val="242D36"/>
          <w:spacing w:val="8"/>
          <w:sz w:val="48"/>
          <w:szCs w:val="48"/>
        </w:rPr>
        <w:t>Overview </w:t>
      </w:r>
    </w:p>
    <w:p w:rsidR="00B403B1" w:rsidRDefault="00B403B1" w:rsidP="00B403B1">
      <w:pPr>
        <w:textAlignment w:val="baseline"/>
        <w:rPr>
          <w:rFonts w:ascii="Roboto" w:hAnsi="Roboto"/>
          <w:color w:val="444444"/>
          <w:spacing w:val="8"/>
          <w:sz w:val="24"/>
          <w:szCs w:val="24"/>
        </w:rPr>
      </w:pPr>
      <w:r>
        <w:rPr>
          <w:rFonts w:ascii="Roboto" w:hAnsi="Roboto"/>
          <w:i/>
          <w:iCs/>
          <w:color w:val="444444"/>
          <w:spacing w:val="8"/>
          <w:bdr w:val="none" w:sz="0" w:space="0" w:color="auto" w:frame="1"/>
          <w:shd w:val="clear" w:color="auto" w:fill="FFFFFF"/>
        </w:rPr>
        <w:t>In this tutorial, we show you how to create User CRUD (Create, Read, Update, Delete) Web Application using Spring 4 MVC with Spring JDBC Template using Eclipse IDE, Mysql Database.</w:t>
      </w:r>
      <w:r>
        <w:rPr>
          <w:rFonts w:ascii="Roboto" w:hAnsi="Roboto"/>
          <w:color w:val="444444"/>
          <w:spacing w:val="8"/>
        </w:rPr>
        <w:br/>
      </w:r>
      <w:r>
        <w:rPr>
          <w:rFonts w:ascii="Roboto" w:hAnsi="Roboto"/>
          <w:color w:val="444444"/>
          <w:spacing w:val="8"/>
        </w:rPr>
        <w:br/>
      </w:r>
      <w:r>
        <w:rPr>
          <w:rFonts w:ascii="Roboto" w:hAnsi="Roboto"/>
          <w:b/>
          <w:bCs/>
          <w:color w:val="444444"/>
          <w:spacing w:val="8"/>
          <w:bdr w:val="none" w:sz="0" w:space="0" w:color="auto" w:frame="1"/>
          <w:shd w:val="clear" w:color="auto" w:fill="FFFFFF"/>
        </w:rPr>
        <w:t>Follow the steps mentioned below to develop this application.</w:t>
      </w:r>
      <w:r>
        <w:rPr>
          <w:rFonts w:ascii="Roboto" w:hAnsi="Roboto"/>
          <w:color w:val="444444"/>
          <w:spacing w:val="8"/>
        </w:rPr>
        <w:br/>
      </w:r>
      <w:r>
        <w:rPr>
          <w:rFonts w:ascii="Roboto" w:hAnsi="Roboto"/>
          <w:color w:val="444444"/>
          <w:spacing w:val="8"/>
        </w:rPr>
        <w:br/>
      </w:r>
    </w:p>
    <w:p w:rsidR="00B403B1" w:rsidRDefault="00B403B1" w:rsidP="00B403B1">
      <w:pPr>
        <w:shd w:val="clear" w:color="auto" w:fill="FFFFFF"/>
        <w:jc w:val="center"/>
        <w:textAlignment w:val="baseline"/>
        <w:rPr>
          <w:rFonts w:ascii="Roboto" w:hAnsi="Roboto"/>
          <w:color w:val="444444"/>
          <w:spacing w:val="8"/>
        </w:rPr>
      </w:pPr>
      <w:r>
        <w:rPr>
          <w:rFonts w:ascii="Roboto" w:hAnsi="Roboto"/>
          <w:noProof/>
          <w:color w:val="F45145"/>
          <w:spacing w:val="8"/>
          <w:bdr w:val="none" w:sz="0" w:space="0" w:color="auto" w:frame="1"/>
        </w:rPr>
        <w:lastRenderedPageBreak/>
        <w:drawing>
          <wp:inline distT="0" distB="0" distL="0" distR="0">
            <wp:extent cx="6096000" cy="3657600"/>
            <wp:effectExtent l="0" t="0" r="0" b="0"/>
            <wp:docPr id="19" name="Picture 19" descr="Spring 4 MVC CRUD Operations with Spring JDBC Template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pring 4 MVC CRUD Operations with Spring JDBC Template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3B1" w:rsidRDefault="00B403B1" w:rsidP="00B403B1">
      <w:pPr>
        <w:textAlignment w:val="baseline"/>
        <w:rPr>
          <w:rFonts w:ascii="Roboto" w:hAnsi="Roboto"/>
          <w:color w:val="444444"/>
          <w:spacing w:val="8"/>
        </w:rPr>
      </w:pPr>
      <w:r>
        <w:rPr>
          <w:rFonts w:ascii="Roboto" w:hAnsi="Roboto"/>
          <w:color w:val="444444"/>
          <w:spacing w:val="8"/>
        </w:rPr>
        <w:br/>
      </w:r>
      <w:r>
        <w:rPr>
          <w:rFonts w:ascii="Roboto" w:hAnsi="Roboto"/>
          <w:color w:val="444444"/>
          <w:spacing w:val="8"/>
        </w:rPr>
        <w:br/>
      </w:r>
    </w:p>
    <w:p w:rsidR="00B403B1" w:rsidRDefault="00B403B1" w:rsidP="00B403B1">
      <w:pPr>
        <w:pStyle w:val="Heading2"/>
        <w:shd w:val="clear" w:color="auto" w:fill="FFFFFF"/>
        <w:spacing w:before="405" w:beforeAutospacing="0" w:after="405" w:afterAutospacing="0" w:line="223" w:lineRule="atLeast"/>
        <w:textAlignment w:val="baseline"/>
        <w:rPr>
          <w:rFonts w:ascii="Roboto" w:hAnsi="Roboto"/>
          <w:color w:val="242D36"/>
          <w:spacing w:val="8"/>
          <w:sz w:val="48"/>
          <w:szCs w:val="48"/>
        </w:rPr>
      </w:pPr>
      <w:r>
        <w:rPr>
          <w:rFonts w:ascii="Roboto" w:hAnsi="Roboto"/>
          <w:color w:val="242D36"/>
          <w:spacing w:val="8"/>
          <w:sz w:val="48"/>
          <w:szCs w:val="48"/>
        </w:rPr>
        <w:t>Video Tutorials</w:t>
      </w:r>
    </w:p>
    <w:p w:rsidR="00B403B1" w:rsidRDefault="00B403B1" w:rsidP="00B403B1">
      <w:pPr>
        <w:textAlignment w:val="baseline"/>
        <w:rPr>
          <w:rFonts w:ascii="Roboto" w:hAnsi="Roboto"/>
          <w:color w:val="444444"/>
          <w:spacing w:val="8"/>
          <w:sz w:val="24"/>
          <w:szCs w:val="24"/>
        </w:rPr>
      </w:pPr>
    </w:p>
    <w:p w:rsidR="00B403B1" w:rsidRDefault="00B403B1" w:rsidP="00B403B1">
      <w:pPr>
        <w:textAlignment w:val="baseline"/>
        <w:rPr>
          <w:rFonts w:ascii="Roboto" w:hAnsi="Roboto"/>
          <w:color w:val="444444"/>
          <w:spacing w:val="8"/>
        </w:rPr>
      </w:pPr>
      <w:r>
        <w:rPr>
          <w:rFonts w:ascii="Roboto" w:hAnsi="Roboto"/>
          <w:color w:val="444444"/>
          <w:spacing w:val="8"/>
        </w:rPr>
        <w:br/>
      </w:r>
    </w:p>
    <w:p w:rsidR="00B403B1" w:rsidRDefault="00B403B1" w:rsidP="00B403B1">
      <w:pPr>
        <w:pStyle w:val="Heading2"/>
        <w:shd w:val="clear" w:color="auto" w:fill="FFFFFF"/>
        <w:spacing w:before="405" w:beforeAutospacing="0" w:after="405" w:afterAutospacing="0" w:line="223" w:lineRule="atLeast"/>
        <w:textAlignment w:val="baseline"/>
        <w:rPr>
          <w:rFonts w:ascii="Roboto" w:hAnsi="Roboto"/>
          <w:color w:val="242D36"/>
          <w:spacing w:val="8"/>
          <w:sz w:val="48"/>
          <w:szCs w:val="48"/>
        </w:rPr>
      </w:pPr>
      <w:r>
        <w:rPr>
          <w:rFonts w:ascii="Roboto" w:hAnsi="Roboto"/>
          <w:color w:val="242D36"/>
          <w:spacing w:val="8"/>
          <w:sz w:val="48"/>
          <w:szCs w:val="48"/>
        </w:rPr>
        <w:t>Database &amp; Table Creation</w:t>
      </w:r>
    </w:p>
    <w:p w:rsidR="00B403B1" w:rsidRDefault="00B403B1" w:rsidP="00B403B1">
      <w:pPr>
        <w:textAlignment w:val="baseline"/>
        <w:rPr>
          <w:ins w:id="2050" w:author="Unknown"/>
          <w:rFonts w:ascii="Roboto" w:hAnsi="Roboto"/>
          <w:color w:val="444444"/>
          <w:spacing w:val="8"/>
          <w:sz w:val="24"/>
          <w:szCs w:val="24"/>
        </w:rPr>
      </w:pPr>
      <w:ins w:id="2051" w:author="Unknown">
        <w:r>
          <w:rPr>
            <w:rFonts w:ascii="Roboto" w:hAnsi="Roboto"/>
            <w:color w:val="444444"/>
            <w:spacing w:val="8"/>
            <w:shd w:val="clear" w:color="auto" w:fill="FFFFFF"/>
          </w:rPr>
          <w:t>The following MySQL script is used to create a database called </w:t>
        </w:r>
        <w:r>
          <w:rPr>
            <w:rFonts w:ascii="Roboto" w:hAnsi="Roboto"/>
            <w:b/>
            <w:bCs/>
            <w:color w:val="444444"/>
            <w:spacing w:val="8"/>
            <w:bdr w:val="none" w:sz="0" w:space="0" w:color="auto" w:frame="1"/>
            <w:shd w:val="clear" w:color="auto" w:fill="FFFFFF"/>
          </w:rPr>
          <w:t>jack_rutorial_demo</w:t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 with table </w:t>
        </w:r>
        <w:r>
          <w:rPr>
            <w:rFonts w:ascii="Roboto" w:hAnsi="Roboto"/>
            <w:b/>
            <w:bCs/>
            <w:color w:val="444444"/>
            <w:spacing w:val="8"/>
            <w:bdr w:val="none" w:sz="0" w:space="0" w:color="auto" w:frame="1"/>
            <w:shd w:val="clear" w:color="auto" w:fill="FFFFFF"/>
          </w:rPr>
          <w:t>users</w:t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.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052" w:author="Unknown"/>
          <w:rFonts w:ascii="Consolas" w:hAnsi="Consolas" w:cs="Consolas"/>
          <w:color w:val="444444"/>
          <w:spacing w:val="8"/>
          <w:sz w:val="15"/>
          <w:szCs w:val="15"/>
        </w:rPr>
      </w:pPr>
      <w:ins w:id="205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CREATE DATABASE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`jack_rutorial_demo`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05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05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CREATE TABLE 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`jack_rutorial_demo`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`users`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05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05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`id`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int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11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NOT NULL AUTO_INCREMENT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05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05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`firstname`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varchar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45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NOT NULL DEFAULT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''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06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06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`lastname`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varchar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100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NOT NULL DEFAULT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''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06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06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`address`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varchar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100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NOT NULL DEFAULT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''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06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06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PRIMARY KEY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`id`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066" w:author="Unknown"/>
          <w:rFonts w:ascii="Consolas" w:hAnsi="Consolas" w:cs="Consolas"/>
          <w:color w:val="444444"/>
          <w:spacing w:val="8"/>
          <w:sz w:val="15"/>
          <w:szCs w:val="15"/>
        </w:rPr>
      </w:pPr>
      <w:ins w:id="2067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lastRenderedPageBreak/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ENGINE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InnoDB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AUTO_INCREMENT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1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DEFAULT CHARSET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utf8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textAlignment w:val="baseline"/>
        <w:rPr>
          <w:ins w:id="2068" w:author="Unknown"/>
          <w:rFonts w:ascii="Roboto" w:hAnsi="Roboto" w:cs="Times New Roman"/>
          <w:color w:val="444444"/>
          <w:spacing w:val="8"/>
          <w:sz w:val="24"/>
          <w:szCs w:val="24"/>
        </w:rPr>
      </w:pPr>
      <w:ins w:id="2069" w:author="Unknown">
        <w:r>
          <w:rPr>
            <w:rFonts w:ascii="Roboto" w:hAnsi="Roboto"/>
            <w:color w:val="444444"/>
            <w:spacing w:val="8"/>
          </w:rPr>
          <w:br/>
        </w:r>
      </w:ins>
    </w:p>
    <w:p w:rsidR="00B403B1" w:rsidRDefault="00B403B1" w:rsidP="00B403B1">
      <w:pPr>
        <w:pStyle w:val="Heading2"/>
        <w:shd w:val="clear" w:color="auto" w:fill="FFFFFF"/>
        <w:spacing w:before="405" w:beforeAutospacing="0" w:after="405" w:afterAutospacing="0" w:line="223" w:lineRule="atLeast"/>
        <w:textAlignment w:val="baseline"/>
        <w:rPr>
          <w:ins w:id="2070" w:author="Unknown"/>
          <w:rFonts w:ascii="Roboto" w:hAnsi="Roboto"/>
          <w:color w:val="242D36"/>
          <w:spacing w:val="8"/>
          <w:sz w:val="48"/>
          <w:szCs w:val="48"/>
        </w:rPr>
      </w:pPr>
      <w:ins w:id="2071" w:author="Unknown">
        <w:r>
          <w:rPr>
            <w:rFonts w:ascii="Roboto" w:hAnsi="Roboto"/>
            <w:color w:val="242D36"/>
            <w:spacing w:val="8"/>
            <w:sz w:val="48"/>
            <w:szCs w:val="48"/>
          </w:rPr>
          <w:t>Project Structure</w:t>
        </w:r>
      </w:ins>
    </w:p>
    <w:p w:rsidR="00B403B1" w:rsidRDefault="00B403B1" w:rsidP="00B403B1">
      <w:pPr>
        <w:shd w:val="clear" w:color="auto" w:fill="FFFFFF"/>
        <w:jc w:val="center"/>
        <w:textAlignment w:val="baseline"/>
        <w:rPr>
          <w:ins w:id="2072" w:author="Unknown"/>
          <w:rFonts w:ascii="Roboto" w:hAnsi="Roboto"/>
          <w:color w:val="444444"/>
          <w:spacing w:val="8"/>
          <w:sz w:val="24"/>
          <w:szCs w:val="24"/>
        </w:rPr>
      </w:pPr>
      <w:r>
        <w:rPr>
          <w:rFonts w:ascii="Roboto" w:hAnsi="Roboto"/>
          <w:noProof/>
          <w:color w:val="F45145"/>
          <w:spacing w:val="8"/>
          <w:bdr w:val="none" w:sz="0" w:space="0" w:color="auto" w:frame="1"/>
        </w:rPr>
        <w:drawing>
          <wp:inline distT="0" distB="0" distL="0" distR="0">
            <wp:extent cx="3528060" cy="6370320"/>
            <wp:effectExtent l="0" t="0" r="0" b="0"/>
            <wp:docPr id="18" name="Picture 18" descr="Project Structure Spring 4 MVC CRUD Operations with Spring JDBC Template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roject Structure Spring 4 MVC CRUD Operations with Spring JDBC Template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637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3B1" w:rsidRDefault="00B403B1" w:rsidP="00B403B1">
      <w:pPr>
        <w:textAlignment w:val="baseline"/>
        <w:rPr>
          <w:ins w:id="2073" w:author="Unknown"/>
          <w:rFonts w:ascii="Roboto" w:hAnsi="Roboto"/>
          <w:color w:val="444444"/>
          <w:spacing w:val="8"/>
        </w:rPr>
      </w:pPr>
      <w:ins w:id="2074" w:author="Unknown">
        <w:r>
          <w:rPr>
            <w:rFonts w:ascii="Roboto" w:hAnsi="Roboto"/>
            <w:color w:val="444444"/>
            <w:spacing w:val="8"/>
          </w:rPr>
          <w:lastRenderedPageBreak/>
          <w:br/>
        </w:r>
      </w:ins>
    </w:p>
    <w:p w:rsidR="00B403B1" w:rsidRDefault="00B403B1" w:rsidP="00B403B1">
      <w:pPr>
        <w:pStyle w:val="Heading2"/>
        <w:shd w:val="clear" w:color="auto" w:fill="FFFFFF"/>
        <w:spacing w:before="405" w:beforeAutospacing="0" w:after="405" w:afterAutospacing="0" w:line="223" w:lineRule="atLeast"/>
        <w:textAlignment w:val="baseline"/>
        <w:rPr>
          <w:ins w:id="2075" w:author="Unknown"/>
          <w:rFonts w:ascii="Roboto" w:hAnsi="Roboto"/>
          <w:color w:val="242D36"/>
          <w:spacing w:val="8"/>
          <w:sz w:val="48"/>
          <w:szCs w:val="48"/>
        </w:rPr>
      </w:pPr>
      <w:ins w:id="2076" w:author="Unknown">
        <w:r>
          <w:rPr>
            <w:rFonts w:ascii="Roboto" w:hAnsi="Roboto"/>
            <w:color w:val="242D36"/>
            <w:spacing w:val="8"/>
            <w:sz w:val="48"/>
            <w:szCs w:val="48"/>
          </w:rPr>
          <w:t>Create Maven Project</w:t>
        </w:r>
      </w:ins>
    </w:p>
    <w:p w:rsidR="00B403B1" w:rsidRDefault="00B403B1" w:rsidP="00B403B1">
      <w:pPr>
        <w:numPr>
          <w:ilvl w:val="0"/>
          <w:numId w:val="12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2077" w:author="Unknown"/>
          <w:rFonts w:ascii="inherit" w:hAnsi="inherit"/>
          <w:color w:val="666666"/>
          <w:spacing w:val="8"/>
          <w:sz w:val="23"/>
          <w:szCs w:val="23"/>
        </w:rPr>
      </w:pPr>
      <w:ins w:id="2078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Launch Eclipse IDE.</w:t>
        </w:r>
      </w:ins>
    </w:p>
    <w:p w:rsidR="00B403B1" w:rsidRDefault="00B403B1" w:rsidP="00B403B1">
      <w:pPr>
        <w:numPr>
          <w:ilvl w:val="0"/>
          <w:numId w:val="12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2079" w:author="Unknown"/>
          <w:rFonts w:ascii="inherit" w:hAnsi="inherit"/>
          <w:color w:val="666666"/>
          <w:spacing w:val="8"/>
          <w:sz w:val="23"/>
          <w:szCs w:val="23"/>
        </w:rPr>
      </w:pPr>
      <w:ins w:id="2080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Go to File-&gt; New-&gt; Others... Select Maven Project under Maven category then click Next.</w:t>
        </w:r>
      </w:ins>
    </w:p>
    <w:p w:rsidR="00B403B1" w:rsidRDefault="00B403B1" w:rsidP="00B403B1">
      <w:pPr>
        <w:numPr>
          <w:ilvl w:val="0"/>
          <w:numId w:val="12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2081" w:author="Unknown"/>
          <w:rFonts w:ascii="inherit" w:hAnsi="inherit"/>
          <w:color w:val="666666"/>
          <w:spacing w:val="8"/>
          <w:sz w:val="23"/>
          <w:szCs w:val="23"/>
        </w:rPr>
      </w:pPr>
      <w:ins w:id="2082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In New Maven Project wizard, select "Create a simpel project(skip archetype selection)" and click on Next</w:t>
        </w:r>
      </w:ins>
    </w:p>
    <w:p w:rsidR="00B403B1" w:rsidRDefault="00B403B1" w:rsidP="00B403B1">
      <w:pPr>
        <w:numPr>
          <w:ilvl w:val="0"/>
          <w:numId w:val="12"/>
        </w:numPr>
        <w:shd w:val="clear" w:color="auto" w:fill="FFFFFF"/>
        <w:spacing w:after="0" w:line="240" w:lineRule="auto"/>
        <w:ind w:left="528" w:firstLine="0"/>
        <w:textAlignment w:val="baseline"/>
        <w:rPr>
          <w:ins w:id="2083" w:author="Unknown"/>
          <w:rFonts w:ascii="inherit" w:hAnsi="inherit"/>
          <w:color w:val="666666"/>
          <w:spacing w:val="8"/>
          <w:sz w:val="23"/>
          <w:szCs w:val="23"/>
        </w:rPr>
      </w:pPr>
      <w:ins w:id="2084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In next wizard, type "</w:t>
        </w:r>
        <w:r>
          <w:rPr>
            <w:rFonts w:ascii="inherit" w:hAnsi="inherit"/>
            <w:b/>
            <w:bCs/>
            <w:color w:val="666666"/>
            <w:spacing w:val="8"/>
            <w:sz w:val="23"/>
            <w:szCs w:val="23"/>
            <w:bdr w:val="none" w:sz="0" w:space="0" w:color="auto" w:frame="1"/>
          </w:rPr>
          <w:t>com.jackrutorial</w:t>
        </w:r>
        <w:r>
          <w:rPr>
            <w:rFonts w:ascii="inherit" w:hAnsi="inherit"/>
            <w:color w:val="666666"/>
            <w:spacing w:val="8"/>
            <w:sz w:val="23"/>
            <w:szCs w:val="23"/>
          </w:rPr>
          <w:t>" in the "Group ID:" field</w:t>
        </w:r>
      </w:ins>
    </w:p>
    <w:p w:rsidR="00B403B1" w:rsidRDefault="00B403B1" w:rsidP="00B403B1">
      <w:pPr>
        <w:numPr>
          <w:ilvl w:val="0"/>
          <w:numId w:val="12"/>
        </w:numPr>
        <w:shd w:val="clear" w:color="auto" w:fill="FFFFFF"/>
        <w:spacing w:after="0" w:line="240" w:lineRule="auto"/>
        <w:ind w:left="528" w:firstLine="0"/>
        <w:textAlignment w:val="baseline"/>
        <w:rPr>
          <w:ins w:id="2085" w:author="Unknown"/>
          <w:rFonts w:ascii="inherit" w:hAnsi="inherit"/>
          <w:color w:val="666666"/>
          <w:spacing w:val="8"/>
          <w:sz w:val="23"/>
          <w:szCs w:val="23"/>
        </w:rPr>
      </w:pPr>
      <w:ins w:id="2086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Type "</w:t>
        </w:r>
        <w:r>
          <w:rPr>
            <w:rFonts w:ascii="inherit" w:hAnsi="inherit"/>
            <w:b/>
            <w:bCs/>
            <w:color w:val="666666"/>
            <w:spacing w:val="8"/>
            <w:sz w:val="23"/>
            <w:szCs w:val="23"/>
            <w:bdr w:val="none" w:sz="0" w:space="0" w:color="auto" w:frame="1"/>
          </w:rPr>
          <w:t>SpringMvcCRUDExample</w:t>
        </w:r>
        <w:r>
          <w:rPr>
            <w:rFonts w:ascii="inherit" w:hAnsi="inherit"/>
            <w:color w:val="666666"/>
            <w:spacing w:val="8"/>
            <w:sz w:val="23"/>
            <w:szCs w:val="23"/>
          </w:rPr>
          <w:t>" in the "Artifact Id:" field</w:t>
        </w:r>
      </w:ins>
    </w:p>
    <w:p w:rsidR="00B403B1" w:rsidRDefault="00B403B1" w:rsidP="00B403B1">
      <w:pPr>
        <w:numPr>
          <w:ilvl w:val="0"/>
          <w:numId w:val="12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2087" w:author="Unknown"/>
          <w:rFonts w:ascii="inherit" w:hAnsi="inherit"/>
          <w:color w:val="666666"/>
          <w:spacing w:val="8"/>
          <w:sz w:val="23"/>
          <w:szCs w:val="23"/>
        </w:rPr>
      </w:pPr>
      <w:ins w:id="2088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Packaging -&gt; War</w:t>
        </w:r>
      </w:ins>
    </w:p>
    <w:p w:rsidR="00B403B1" w:rsidRDefault="00B403B1" w:rsidP="00B403B1">
      <w:pPr>
        <w:numPr>
          <w:ilvl w:val="0"/>
          <w:numId w:val="12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2089" w:author="Unknown"/>
          <w:rFonts w:ascii="inherit" w:hAnsi="inherit"/>
          <w:color w:val="666666"/>
          <w:spacing w:val="8"/>
          <w:sz w:val="23"/>
          <w:szCs w:val="23"/>
        </w:rPr>
      </w:pPr>
      <w:ins w:id="2090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Click Finish.</w:t>
        </w:r>
      </w:ins>
    </w:p>
    <w:p w:rsidR="00B403B1" w:rsidRDefault="00B403B1" w:rsidP="00B403B1">
      <w:pPr>
        <w:pStyle w:val="Heading2"/>
        <w:shd w:val="clear" w:color="auto" w:fill="FFFFFF"/>
        <w:spacing w:before="405" w:beforeAutospacing="0" w:after="405" w:afterAutospacing="0" w:line="223" w:lineRule="atLeast"/>
        <w:textAlignment w:val="baseline"/>
        <w:rPr>
          <w:ins w:id="2091" w:author="Unknown"/>
          <w:rFonts w:ascii="Roboto" w:hAnsi="Roboto"/>
          <w:color w:val="242D36"/>
          <w:spacing w:val="8"/>
          <w:sz w:val="48"/>
          <w:szCs w:val="48"/>
        </w:rPr>
      </w:pPr>
      <w:ins w:id="2092" w:author="Unknown">
        <w:r>
          <w:rPr>
            <w:rFonts w:ascii="Roboto" w:hAnsi="Roboto"/>
            <w:color w:val="242D36"/>
            <w:spacing w:val="8"/>
            <w:sz w:val="48"/>
            <w:szCs w:val="48"/>
          </w:rPr>
          <w:t>Maven Dependencies</w:t>
        </w:r>
      </w:ins>
    </w:p>
    <w:p w:rsidR="00B403B1" w:rsidRDefault="00B403B1" w:rsidP="00B403B1">
      <w:pPr>
        <w:textAlignment w:val="baseline"/>
        <w:rPr>
          <w:ins w:id="2093" w:author="Unknown"/>
          <w:rFonts w:ascii="Roboto" w:hAnsi="Roboto"/>
          <w:color w:val="444444"/>
          <w:spacing w:val="8"/>
          <w:sz w:val="24"/>
          <w:szCs w:val="24"/>
        </w:rPr>
      </w:pPr>
      <w:ins w:id="2094" w:author="Unknown">
        <w:r>
          <w:rPr>
            <w:rFonts w:ascii="Roboto" w:hAnsi="Roboto"/>
            <w:color w:val="444444"/>
            <w:spacing w:val="8"/>
            <w:shd w:val="clear" w:color="auto" w:fill="FFFFFF"/>
          </w:rPr>
          <w:t>We specify the dependency for the </w:t>
        </w:r>
        <w:r>
          <w:rPr>
            <w:rFonts w:ascii="Roboto" w:hAnsi="Roboto"/>
            <w:b/>
            <w:bCs/>
            <w:color w:val="444444"/>
            <w:spacing w:val="8"/>
            <w:bdr w:val="none" w:sz="0" w:space="0" w:color="auto" w:frame="1"/>
            <w:shd w:val="clear" w:color="auto" w:fill="FFFFFF"/>
          </w:rPr>
          <w:t>Spring WebMVC, Spring Jdbc, jstl</w:t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 and </w:t>
        </w:r>
        <w:r>
          <w:rPr>
            <w:rFonts w:ascii="Roboto" w:hAnsi="Roboto"/>
            <w:b/>
            <w:bCs/>
            <w:color w:val="444444"/>
            <w:spacing w:val="8"/>
            <w:bdr w:val="none" w:sz="0" w:space="0" w:color="auto" w:frame="1"/>
            <w:shd w:val="clear" w:color="auto" w:fill="FFFFFF"/>
          </w:rPr>
          <w:t>Servlet api</w:t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. The rest dependencies will be automatically resolved by Maven. The updated </w:t>
        </w:r>
        <w:r>
          <w:rPr>
            <w:rFonts w:ascii="Roboto" w:hAnsi="Roboto"/>
            <w:b/>
            <w:bCs/>
            <w:color w:val="444444"/>
            <w:spacing w:val="8"/>
            <w:bdr w:val="none" w:sz="0" w:space="0" w:color="auto" w:frame="1"/>
            <w:shd w:val="clear" w:color="auto" w:fill="FFFFFF"/>
          </w:rPr>
          <w:t>pom.xml</w:t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file will have the following code: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09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096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&lt;project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xmlns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"http://maven.apache.org/POM/4.0.0"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09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09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xmlns:xsi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"http://www.w3.org/2001/XMLSchema-instance"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09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0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xsi:schemaLocation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"http://maven.apache.org/POM/4.0.0 http://maven.apache.org/xsd/maven-4.0.0.xsd"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0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0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&lt;modelVersion&gt;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4.0.0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&lt;/modelVersion&gt;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0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0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&lt;groupId&gt;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com.jackrutorial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&lt;/groupId&gt;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0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0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&lt;artifactId&gt;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SpringMvcCRUDExample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&lt;/artifactId&gt;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0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0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&lt;version&gt;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0.0.1-SNAPSHOT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&lt;/version&gt;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0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1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&lt;packaging&gt;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war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&lt;/packaging&gt;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1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1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1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&lt;dependencies&gt;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1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1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&lt;dependency&gt;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1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1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&lt;groupId&gt;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org.springframework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&lt;/groupId&gt;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1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1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&lt;artifactId&gt;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spring-webmvc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&lt;/artifactId&gt;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2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2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&lt;version&gt;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4.3.0.RELEASE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&lt;/version&gt;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2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2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&lt;/dependency&gt;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2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2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&lt;dependency&gt;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2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2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&lt;groupId&gt;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org.springframework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&lt;/groupId&gt;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2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2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&lt;artifactId&gt;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spring-tx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&lt;/artifactId&gt;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3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3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&lt;version&gt;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4.3.0.RELEASE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&lt;/version&gt;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3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3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&lt;/dependency&gt;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3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3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&lt;dependency&gt;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3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3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&lt;groupId&gt;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jstl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&lt;/groupId&gt;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3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3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&lt;artifactId&gt;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jstl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&lt;/artifactId&gt;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4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4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&lt;version&gt;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1.2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&lt;/version&gt;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4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4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&lt;/dependency&gt;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4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4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&lt;dependency&gt;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4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4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&lt;groupId&gt;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javax.servlet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&lt;/groupId&gt;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4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4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&lt;artifactId&gt;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javax.servlet-api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&lt;/artifactId&gt;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5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5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&lt;version&gt;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3.1.0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&lt;/version&gt;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5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5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&lt;scope&gt;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provided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&lt;/scope&gt;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5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5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&lt;/dependency&gt;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5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5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lastRenderedPageBreak/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&lt;dependency&gt;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5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5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&lt;groupId&gt;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org.springframework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&lt;/groupId&gt;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6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6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&lt;artifactId&gt;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spring-jdbc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&lt;/artifactId&gt;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6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6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&lt;version&gt;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4.3.0.RELEASE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&lt;/version&gt;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6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6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&lt;/dependency&gt;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6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6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&lt;/dependencies&gt;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6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6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7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&lt;build&gt;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7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7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&lt;pluginManagement&gt;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7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7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&lt;plugins&gt;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7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7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&lt;plugin&gt;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7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7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&lt;groupId&gt;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org.apache.maven.plugins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&lt;/groupId&gt;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7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8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&lt;artifactId&gt;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maven-war-plugin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&lt;/artifactId&gt;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8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8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&lt;version&gt;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2.4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&lt;/version&gt;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8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8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&lt;configuration&gt;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8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8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&lt;warSourceDirectory&gt;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src/main/webapp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&lt;/warSourceDirectory&gt;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8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8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&lt;failOnMissingWebXml&gt;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false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&lt;/failOnMissingWebXml&gt;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8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9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&lt;/configuration&gt;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9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9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&lt;/plugin&gt;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9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9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&lt;/plugins&gt;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9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9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&lt;/pluginManagement&gt;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9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19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&lt;/build&gt;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19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00" w:author="Unknown"/>
          <w:rFonts w:ascii="Consolas" w:hAnsi="Consolas" w:cs="Consolas"/>
          <w:color w:val="444444"/>
          <w:spacing w:val="8"/>
          <w:sz w:val="15"/>
          <w:szCs w:val="15"/>
        </w:rPr>
      </w:pPr>
      <w:ins w:id="2201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&lt;/project&gt;</w:t>
        </w:r>
      </w:ins>
    </w:p>
    <w:p w:rsidR="00B403B1" w:rsidRDefault="00B403B1" w:rsidP="00B403B1">
      <w:pPr>
        <w:pStyle w:val="Heading2"/>
        <w:shd w:val="clear" w:color="auto" w:fill="FFFFFF"/>
        <w:spacing w:before="405" w:beforeAutospacing="0" w:after="405" w:afterAutospacing="0" w:line="223" w:lineRule="atLeast"/>
        <w:textAlignment w:val="baseline"/>
        <w:rPr>
          <w:ins w:id="2202" w:author="Unknown"/>
          <w:rFonts w:ascii="Roboto" w:hAnsi="Roboto"/>
          <w:color w:val="242D36"/>
          <w:spacing w:val="8"/>
          <w:sz w:val="48"/>
          <w:szCs w:val="48"/>
        </w:rPr>
      </w:pPr>
      <w:ins w:id="2203" w:author="Unknown">
        <w:r>
          <w:rPr>
            <w:rFonts w:ascii="Roboto" w:hAnsi="Roboto"/>
            <w:color w:val="242D36"/>
            <w:spacing w:val="8"/>
            <w:sz w:val="48"/>
            <w:szCs w:val="48"/>
          </w:rPr>
          <w:t>Configure WebApp</w:t>
        </w:r>
      </w:ins>
    </w:p>
    <w:p w:rsidR="00B403B1" w:rsidRDefault="00B403B1" w:rsidP="00B403B1">
      <w:pPr>
        <w:numPr>
          <w:ilvl w:val="0"/>
          <w:numId w:val="13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2204" w:author="Unknown"/>
          <w:rFonts w:ascii="inherit" w:hAnsi="inherit"/>
          <w:color w:val="666666"/>
          <w:spacing w:val="8"/>
          <w:sz w:val="23"/>
          <w:szCs w:val="23"/>
        </w:rPr>
      </w:pPr>
      <w:ins w:id="2205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Right-click on src/main/java folder, New -&gt; Package</w:t>
        </w:r>
      </w:ins>
    </w:p>
    <w:p w:rsidR="00B403B1" w:rsidRDefault="00B403B1" w:rsidP="00B403B1">
      <w:pPr>
        <w:numPr>
          <w:ilvl w:val="0"/>
          <w:numId w:val="13"/>
        </w:numPr>
        <w:shd w:val="clear" w:color="auto" w:fill="FFFFFF"/>
        <w:spacing w:after="0" w:line="240" w:lineRule="auto"/>
        <w:ind w:left="528" w:firstLine="0"/>
        <w:textAlignment w:val="baseline"/>
        <w:rPr>
          <w:ins w:id="2206" w:author="Unknown"/>
          <w:rFonts w:ascii="inherit" w:hAnsi="inherit"/>
          <w:color w:val="666666"/>
          <w:spacing w:val="8"/>
          <w:sz w:val="23"/>
          <w:szCs w:val="23"/>
        </w:rPr>
      </w:pPr>
      <w:ins w:id="2207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Enter  the package name as: "</w:t>
        </w:r>
        <w:r>
          <w:rPr>
            <w:rFonts w:ascii="inherit" w:hAnsi="inherit"/>
            <w:b/>
            <w:bCs/>
            <w:color w:val="666666"/>
            <w:spacing w:val="8"/>
            <w:sz w:val="23"/>
            <w:szCs w:val="23"/>
            <w:bdr w:val="none" w:sz="0" w:space="0" w:color="auto" w:frame="1"/>
          </w:rPr>
          <w:t>com.jackrutorial.config</w:t>
        </w:r>
        <w:r>
          <w:rPr>
            <w:rFonts w:ascii="inherit" w:hAnsi="inherit"/>
            <w:color w:val="666666"/>
            <w:spacing w:val="8"/>
            <w:sz w:val="23"/>
            <w:szCs w:val="23"/>
          </w:rPr>
          <w:t>"</w:t>
        </w:r>
      </w:ins>
    </w:p>
    <w:p w:rsidR="00B403B1" w:rsidRDefault="00B403B1" w:rsidP="00B403B1">
      <w:pPr>
        <w:numPr>
          <w:ilvl w:val="0"/>
          <w:numId w:val="13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2208" w:author="Unknown"/>
          <w:rFonts w:ascii="inherit" w:hAnsi="inherit"/>
          <w:color w:val="666666"/>
          <w:spacing w:val="8"/>
          <w:sz w:val="23"/>
          <w:szCs w:val="23"/>
        </w:rPr>
      </w:pPr>
      <w:ins w:id="2209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Click Finish</w:t>
        </w:r>
      </w:ins>
    </w:p>
    <w:p w:rsidR="00B403B1" w:rsidRDefault="00B403B1" w:rsidP="00B403B1">
      <w:pPr>
        <w:spacing w:after="0"/>
        <w:textAlignment w:val="baseline"/>
        <w:rPr>
          <w:ins w:id="2210" w:author="Unknown"/>
          <w:rFonts w:ascii="Roboto" w:hAnsi="Roboto"/>
          <w:color w:val="444444"/>
          <w:spacing w:val="8"/>
          <w:sz w:val="24"/>
          <w:szCs w:val="24"/>
        </w:rPr>
      </w:pPr>
      <w:ins w:id="2211" w:author="Unknown">
        <w:r>
          <w:rPr>
            <w:rFonts w:ascii="Roboto" w:hAnsi="Roboto"/>
            <w:color w:val="444444"/>
            <w:spacing w:val="8"/>
            <w:shd w:val="clear" w:color="auto" w:fill="FFFFFF"/>
          </w:rPr>
          <w:t>Create a </w:t>
        </w:r>
        <w:r>
          <w:rPr>
            <w:rFonts w:ascii="Roboto" w:hAnsi="Roboto"/>
            <w:b/>
            <w:bCs/>
            <w:color w:val="444444"/>
            <w:spacing w:val="8"/>
            <w:bdr w:val="none" w:sz="0" w:space="0" w:color="auto" w:frame="1"/>
            <w:shd w:val="clear" w:color="auto" w:fill="FFFFFF"/>
          </w:rPr>
          <w:t>WebConfig </w:t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class under </w:t>
        </w:r>
        <w:r>
          <w:rPr>
            <w:rFonts w:ascii="Roboto" w:hAnsi="Roboto"/>
            <w:b/>
            <w:bCs/>
            <w:color w:val="444444"/>
            <w:spacing w:val="8"/>
            <w:bdr w:val="none" w:sz="0" w:space="0" w:color="auto" w:frame="1"/>
            <w:shd w:val="clear" w:color="auto" w:fill="FFFFFF"/>
          </w:rPr>
          <w:t>com.jackrutorial.config</w:t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 package and write the following code in it.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1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213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package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config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1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1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216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javax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naming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NamingException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1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218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javax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sql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DataSource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1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2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221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beans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factory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Autowired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2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223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context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Bean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2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225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context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ComponentScan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2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227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context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Configuration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2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229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jdbc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core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namedparam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NamedParameterJdbcTemplate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3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231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jndi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JndiTemplate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3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233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servlet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config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EnableWebMvc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3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235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servlet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config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ResourceHandlerRegistry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3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237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servlet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config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WebMvcConfigurerAdapter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3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239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servlet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view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InternalResourceViewResolver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4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241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servlet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view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JstlView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4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4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244" w:author="Unknown"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@Configuration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4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246" w:author="Unknown"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@EnableWebMvc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4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248" w:author="Unknown"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@ComponentScan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basePackages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"com.jackrutorial"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})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4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250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WebConfig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extends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WebMvcConfigurerAdapter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5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25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5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25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@Autowired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5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25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DataSource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dataSource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5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25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5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26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@Bean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6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26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NamedParameterJdbcTemplate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geNamedParameterJdbcTemplate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6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26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NamedParameterJdbcTemplate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dataSource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6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26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6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26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6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27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@Bean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7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27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lastRenderedPageBreak/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DataSource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getDataSource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throws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NamingException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7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27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JndiTemplate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jndiTemplate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JndiTemplate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7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27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DataSource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dataSource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DataSource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jndiTemplate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lookup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"java:comp/env/jdbc/springmvc"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7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27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7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28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dataSource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8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28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8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28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8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28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@Override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8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28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void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addResourceHandlers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ResourceHandlerRegistry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registry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8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29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registry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addResourceHandler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"/resources/**"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addResourceLocations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"/resources/"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9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29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9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29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9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29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@Bean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9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29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InternalResourceViewResolver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viewResolver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29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30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InternalResourceViewResolver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viewResolver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InternalResourceViewResolver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30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30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viewResolver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setViewClass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JstlView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30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30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viewResolver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setPrefix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"/WEB-INF/jsp/"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30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30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viewResolver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setSuffix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".jsp"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30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30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30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31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viewResolver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31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31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313" w:author="Unknown"/>
          <w:rFonts w:ascii="Consolas" w:hAnsi="Consolas" w:cs="Consolas"/>
          <w:color w:val="444444"/>
          <w:spacing w:val="8"/>
          <w:sz w:val="15"/>
          <w:szCs w:val="15"/>
        </w:rPr>
      </w:pPr>
      <w:ins w:id="2314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textAlignment w:val="baseline"/>
        <w:rPr>
          <w:ins w:id="2315" w:author="Unknown"/>
          <w:rFonts w:ascii="Roboto" w:hAnsi="Roboto" w:cs="Times New Roman"/>
          <w:color w:val="444444"/>
          <w:spacing w:val="8"/>
          <w:sz w:val="24"/>
          <w:szCs w:val="24"/>
        </w:rPr>
      </w:pPr>
      <w:ins w:id="2316" w:author="Unknown">
        <w:r>
          <w:rPr>
            <w:rFonts w:ascii="Roboto" w:hAnsi="Roboto"/>
            <w:color w:val="444444"/>
            <w:spacing w:val="8"/>
            <w:shd w:val="clear" w:color="auto" w:fill="FFFFFF"/>
          </w:rPr>
          <w:t>Create a </w:t>
        </w:r>
        <w:r>
          <w:rPr>
            <w:rFonts w:ascii="Roboto" w:hAnsi="Roboto"/>
            <w:b/>
            <w:bCs/>
            <w:color w:val="444444"/>
            <w:spacing w:val="8"/>
            <w:bdr w:val="none" w:sz="0" w:space="0" w:color="auto" w:frame="1"/>
            <w:shd w:val="clear" w:color="auto" w:fill="FFFFFF"/>
          </w:rPr>
          <w:t>WebInitializer </w:t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class under </w:t>
        </w:r>
        <w:r>
          <w:rPr>
            <w:rFonts w:ascii="Roboto" w:hAnsi="Roboto"/>
            <w:b/>
            <w:bCs/>
            <w:color w:val="444444"/>
            <w:spacing w:val="8"/>
            <w:bdr w:val="none" w:sz="0" w:space="0" w:color="auto" w:frame="1"/>
            <w:shd w:val="clear" w:color="auto" w:fill="FFFFFF"/>
          </w:rPr>
          <w:t>com.jackrutorial.config</w:t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 package and write the following code in it.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31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318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package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config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31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32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321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servlet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support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AbstractAnnotationConfigDispatcherServletInitializer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32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32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324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WebInitializer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extends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AbstractAnnotationConfigDispatcherServletInitializer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32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32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32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@Override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32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32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protected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[]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getRootConfigClasses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33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33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 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[]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WebConfig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33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33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33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33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33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33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@Override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33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33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protected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[]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getServletConfigClasses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34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34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 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null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34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34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34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34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34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34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@Override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34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34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protected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[]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getServletMappings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35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35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 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[]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"/"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35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35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354" w:author="Unknown"/>
          <w:rFonts w:ascii="Consolas" w:hAnsi="Consolas" w:cs="Consolas"/>
          <w:color w:val="444444"/>
          <w:spacing w:val="8"/>
          <w:sz w:val="15"/>
          <w:szCs w:val="15"/>
        </w:rPr>
      </w:pPr>
      <w:ins w:id="2355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eading2"/>
        <w:shd w:val="clear" w:color="auto" w:fill="FFFFFF"/>
        <w:spacing w:before="405" w:beforeAutospacing="0" w:after="405" w:afterAutospacing="0" w:line="223" w:lineRule="atLeast"/>
        <w:textAlignment w:val="baseline"/>
        <w:rPr>
          <w:ins w:id="2356" w:author="Unknown"/>
          <w:rFonts w:ascii="Roboto" w:hAnsi="Roboto"/>
          <w:color w:val="242D36"/>
          <w:spacing w:val="8"/>
          <w:sz w:val="48"/>
          <w:szCs w:val="48"/>
        </w:rPr>
      </w:pPr>
      <w:ins w:id="2357" w:author="Unknown">
        <w:r>
          <w:rPr>
            <w:rFonts w:ascii="Roboto" w:hAnsi="Roboto"/>
            <w:color w:val="242D36"/>
            <w:spacing w:val="8"/>
            <w:sz w:val="48"/>
            <w:szCs w:val="48"/>
          </w:rPr>
          <w:t>Creating Model Layer</w:t>
        </w:r>
      </w:ins>
    </w:p>
    <w:p w:rsidR="00B403B1" w:rsidRDefault="00B403B1" w:rsidP="00B403B1">
      <w:pPr>
        <w:textAlignment w:val="baseline"/>
        <w:rPr>
          <w:ins w:id="2358" w:author="Unknown"/>
          <w:rFonts w:ascii="Roboto" w:hAnsi="Roboto"/>
          <w:color w:val="444444"/>
          <w:spacing w:val="8"/>
          <w:sz w:val="24"/>
          <w:szCs w:val="24"/>
        </w:rPr>
      </w:pPr>
      <w:ins w:id="2359" w:author="Unknown">
        <w:r>
          <w:rPr>
            <w:rFonts w:ascii="Roboto" w:hAnsi="Roboto"/>
            <w:color w:val="444444"/>
            <w:spacing w:val="8"/>
            <w:shd w:val="clear" w:color="auto" w:fill="FFFFFF"/>
          </w:rPr>
          <w:t>Create a </w:t>
        </w:r>
        <w:r>
          <w:rPr>
            <w:rFonts w:ascii="Roboto" w:hAnsi="Roboto"/>
            <w:b/>
            <w:bCs/>
            <w:color w:val="444444"/>
            <w:spacing w:val="8"/>
            <w:bdr w:val="none" w:sz="0" w:space="0" w:color="auto" w:frame="1"/>
            <w:shd w:val="clear" w:color="auto" w:fill="FFFFFF"/>
          </w:rPr>
          <w:t>UserInfo </w:t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class under package </w:t>
        </w:r>
        <w:r>
          <w:rPr>
            <w:rFonts w:ascii="Roboto" w:hAnsi="Roboto"/>
            <w:b/>
            <w:bCs/>
            <w:color w:val="444444"/>
            <w:spacing w:val="8"/>
            <w:bdr w:val="none" w:sz="0" w:space="0" w:color="auto" w:frame="1"/>
            <w:shd w:val="clear" w:color="auto" w:fill="FFFFFF"/>
          </w:rPr>
          <w:t>com.jackrutorial.model</w:t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, this class simply maps a row in the users table to a Java object and write the following code in it.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36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361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package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36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36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364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36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36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private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Integer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id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36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36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private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firstname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36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37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private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lastname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37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37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private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address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37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37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37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37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37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37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super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37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38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38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38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38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38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lastRenderedPageBreak/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Integer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id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38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38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super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38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38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this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id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id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38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39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39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39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39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Integer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getId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39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39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id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39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39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39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39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void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setId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Integer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id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0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40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this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id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id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0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40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0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40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getFirstname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0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40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firstname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0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40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1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41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void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setFirstname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firstname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1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41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this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firstname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firstname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1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41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1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41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getLastname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1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41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lastname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2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42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2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42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void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setLastname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lastname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2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42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this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lastname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lastname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2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42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2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42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getAddress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3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43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address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3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43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3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43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void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setAddress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address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3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43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this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address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address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3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43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40" w:author="Unknown"/>
          <w:rFonts w:ascii="Consolas" w:hAnsi="Consolas" w:cs="Consolas"/>
          <w:color w:val="444444"/>
          <w:spacing w:val="8"/>
          <w:sz w:val="15"/>
          <w:szCs w:val="15"/>
        </w:rPr>
      </w:pPr>
      <w:ins w:id="2441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eading2"/>
        <w:shd w:val="clear" w:color="auto" w:fill="FFFFFF"/>
        <w:spacing w:before="405" w:beforeAutospacing="0" w:after="405" w:afterAutospacing="0" w:line="223" w:lineRule="atLeast"/>
        <w:textAlignment w:val="baseline"/>
        <w:rPr>
          <w:ins w:id="2442" w:author="Unknown"/>
          <w:rFonts w:ascii="Roboto" w:hAnsi="Roboto"/>
          <w:color w:val="242D36"/>
          <w:spacing w:val="8"/>
          <w:sz w:val="48"/>
          <w:szCs w:val="48"/>
        </w:rPr>
      </w:pPr>
      <w:ins w:id="2443" w:author="Unknown">
        <w:r>
          <w:rPr>
            <w:rFonts w:ascii="Roboto" w:hAnsi="Roboto"/>
            <w:color w:val="242D36"/>
            <w:spacing w:val="8"/>
            <w:sz w:val="48"/>
            <w:szCs w:val="48"/>
          </w:rPr>
          <w:t>Creating DAO Layer</w:t>
        </w:r>
      </w:ins>
    </w:p>
    <w:p w:rsidR="00B403B1" w:rsidRDefault="00B403B1" w:rsidP="00B403B1">
      <w:pPr>
        <w:textAlignment w:val="baseline"/>
        <w:rPr>
          <w:ins w:id="2444" w:author="Unknown"/>
          <w:rFonts w:ascii="Roboto" w:hAnsi="Roboto"/>
          <w:color w:val="444444"/>
          <w:spacing w:val="8"/>
          <w:sz w:val="24"/>
          <w:szCs w:val="24"/>
        </w:rPr>
      </w:pPr>
      <w:ins w:id="2445" w:author="Unknown">
        <w:r>
          <w:rPr>
            <w:rFonts w:ascii="Roboto" w:hAnsi="Roboto"/>
            <w:color w:val="444444"/>
            <w:spacing w:val="8"/>
            <w:shd w:val="clear" w:color="auto" w:fill="FFFFFF"/>
          </w:rPr>
          <w:t>Create a </w:t>
        </w:r>
        <w:r>
          <w:rPr>
            <w:rFonts w:ascii="Roboto" w:hAnsi="Roboto"/>
            <w:b/>
            <w:bCs/>
            <w:color w:val="444444"/>
            <w:spacing w:val="8"/>
            <w:bdr w:val="none" w:sz="0" w:space="0" w:color="auto" w:frame="1"/>
            <w:shd w:val="clear" w:color="auto" w:fill="FFFFFF"/>
          </w:rPr>
          <w:t>UserDao </w:t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Interface under </w:t>
        </w:r>
        <w:r>
          <w:rPr>
            <w:rFonts w:ascii="Roboto" w:hAnsi="Roboto"/>
            <w:b/>
            <w:bCs/>
            <w:color w:val="444444"/>
            <w:spacing w:val="8"/>
            <w:bdr w:val="none" w:sz="0" w:space="0" w:color="auto" w:frame="1"/>
            <w:shd w:val="clear" w:color="auto" w:fill="FFFFFF"/>
          </w:rPr>
          <w:t>com.jackrutorial.dao</w:t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 package and write the following code in it.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4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447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package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dao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4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4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450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java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util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5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5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453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5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5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456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interface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UserDao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5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45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5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46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List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listAllUsers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6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46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6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46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void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addUser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6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46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6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46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void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updateUser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6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47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7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47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void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deleteUser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int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id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7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47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7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47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findUserById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int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id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77" w:author="Unknown"/>
          <w:rFonts w:ascii="Consolas" w:hAnsi="Consolas" w:cs="Consolas"/>
          <w:color w:val="444444"/>
          <w:spacing w:val="8"/>
          <w:sz w:val="15"/>
          <w:szCs w:val="15"/>
        </w:rPr>
      </w:pPr>
      <w:ins w:id="2478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textAlignment w:val="baseline"/>
        <w:rPr>
          <w:ins w:id="2479" w:author="Unknown"/>
          <w:rFonts w:ascii="Roboto" w:hAnsi="Roboto" w:cs="Times New Roman"/>
          <w:color w:val="444444"/>
          <w:spacing w:val="8"/>
          <w:sz w:val="24"/>
          <w:szCs w:val="24"/>
        </w:rPr>
      </w:pPr>
      <w:ins w:id="2480" w:author="Unknown">
        <w:r>
          <w:rPr>
            <w:rFonts w:ascii="Roboto" w:hAnsi="Roboto"/>
            <w:color w:val="444444"/>
            <w:spacing w:val="8"/>
            <w:shd w:val="clear" w:color="auto" w:fill="FFFFFF"/>
          </w:rPr>
          <w:t>Create a </w:t>
        </w:r>
        <w:r>
          <w:rPr>
            <w:rFonts w:ascii="Roboto" w:hAnsi="Roboto"/>
            <w:b/>
            <w:bCs/>
            <w:color w:val="444444"/>
            <w:spacing w:val="8"/>
            <w:bdr w:val="none" w:sz="0" w:space="0" w:color="auto" w:frame="1"/>
            <w:shd w:val="clear" w:color="auto" w:fill="FFFFFF"/>
          </w:rPr>
          <w:t>UserDaoImpl </w:t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class implements </w:t>
        </w:r>
        <w:r>
          <w:rPr>
            <w:rFonts w:ascii="Roboto" w:hAnsi="Roboto"/>
            <w:b/>
            <w:bCs/>
            <w:color w:val="444444"/>
            <w:spacing w:val="8"/>
            <w:bdr w:val="none" w:sz="0" w:space="0" w:color="auto" w:frame="1"/>
            <w:shd w:val="clear" w:color="auto" w:fill="FFFFFF"/>
          </w:rPr>
          <w:t>UserDao </w:t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Interface under </w:t>
        </w:r>
        <w:r>
          <w:rPr>
            <w:rFonts w:ascii="Roboto" w:hAnsi="Roboto"/>
            <w:b/>
            <w:bCs/>
            <w:color w:val="444444"/>
            <w:spacing w:val="8"/>
            <w:bdr w:val="none" w:sz="0" w:space="0" w:color="auto" w:frame="1"/>
            <w:shd w:val="clear" w:color="auto" w:fill="FFFFFF"/>
          </w:rPr>
          <w:t>com.jackrutorial.dao</w:t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package and write the following code in it.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8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482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package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dao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8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8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485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java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sql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ResultSet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8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487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java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sql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SQLException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8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489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java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util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9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9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492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beans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factory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Autowired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9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494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lastRenderedPageBreak/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jdbc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core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RowMapper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9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496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jdbc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core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namedparam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MapSqlParameterSource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9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498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jdbc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core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namedparam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NamedParameterJdbcTemplate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49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00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jdbc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core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namedparam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SqlParameterSource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0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02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stereotype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Repository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0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0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05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0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0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08" w:author="Unknown"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@Repository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0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10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UserDaoImpl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implements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UserDao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1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1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1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1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NamedParameterJdbcTemplate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namedParameterJdbcTemplate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1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1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1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1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@Autowired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1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2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void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setNamedParameterJdbcTemplate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NamedParameterJdbcTemplate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namedParameterJdbcTemplate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2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2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this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namedParameterJdbcTemplate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namedParameterJdbcTemplate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2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2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2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2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2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List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listAllUsers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2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2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sql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"SELECT id, firstname, lastname, address FROM users"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3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3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3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3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List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list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namedParameterJdbcTemplate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3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35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query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sql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getSqlParameterByModel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null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UserMapper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3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3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3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3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4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4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4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4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4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4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private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SqlParameterSource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getSqlParameterByModel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4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4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MapSqlParameterSource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parameterSource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MapSqlParameterSource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4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4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if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user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!=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null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5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5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parameterSource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addValue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"id"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getId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5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5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parameterSource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addValue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"firstname"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getFirstname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5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5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parameterSource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addValue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"lastname"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getLastname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5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5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parameterSource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addValue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"address"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getAddress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5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5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6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6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parameterSource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6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6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6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6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6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6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private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static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final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UserMapper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implements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RowMapper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6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6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7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mapRow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ResultSet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rs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int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rowNum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throws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SQLException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7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7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7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7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setId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rs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getInt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"id"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7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7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setFirstname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rs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getString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"firstname"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7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7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setLastname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rs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getString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"lastname"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7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8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setAddress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rs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getString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"address"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8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8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8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8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8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8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8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8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8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9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9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9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9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void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addUser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94" w:author="Unknown"/>
          <w:rStyle w:val="str"/>
          <w:rFonts w:ascii="Consolas" w:hAnsi="Consolas" w:cs="Consolas"/>
          <w:color w:val="29A329"/>
          <w:spacing w:val="8"/>
          <w:sz w:val="15"/>
          <w:szCs w:val="15"/>
          <w:bdr w:val="none" w:sz="0" w:space="0" w:color="auto" w:frame="1"/>
        </w:rPr>
      </w:pPr>
      <w:ins w:id="259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sql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 xml:space="preserve">"INSERT INTO users(firstname, lastname, address)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9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97" w:author="Unknown"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VALUES(:firstname, :lastname, :address)"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59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59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0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60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namedParameterJdbcTemplate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update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sql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getSqlParameterByModel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0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60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0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0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60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void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updateUser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07" w:author="Unknown"/>
          <w:rStyle w:val="str"/>
          <w:rFonts w:ascii="Consolas" w:hAnsi="Consolas" w:cs="Consolas"/>
          <w:color w:val="29A329"/>
          <w:spacing w:val="8"/>
          <w:sz w:val="15"/>
          <w:szCs w:val="15"/>
          <w:bdr w:val="none" w:sz="0" w:space="0" w:color="auto" w:frame="1"/>
        </w:rPr>
      </w:pPr>
      <w:ins w:id="260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sql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"UPDATE users SET firstname = :firstname, lastname = :lastname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0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610" w:author="Unknown"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, address = :address WHERE id = :id"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1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61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1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61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namedParameterJdbcTemplate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update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sql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getSqlParameterByModel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1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61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1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1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61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void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deleteUser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int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id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2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62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sql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"DELETE FROM users WHERE id = :id"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2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62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2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62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namedParameterJdbcTemplate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update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sql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getSqlParameterByModel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id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)));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2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62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2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2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63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findUserById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int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id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3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63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lastRenderedPageBreak/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sql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"SELECT * FROM users WHERE id = :id"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3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63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3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63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namedParameterJdbcTemplate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3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638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queryForObject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sql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getSqlParameterByModel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id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)),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UserMapper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3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64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4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42" w:author="Unknown"/>
          <w:rFonts w:ascii="Consolas" w:hAnsi="Consolas" w:cs="Consolas"/>
          <w:color w:val="444444"/>
          <w:spacing w:val="8"/>
          <w:sz w:val="15"/>
          <w:szCs w:val="15"/>
        </w:rPr>
      </w:pPr>
      <w:ins w:id="2643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eading2"/>
        <w:shd w:val="clear" w:color="auto" w:fill="FFFFFF"/>
        <w:spacing w:before="405" w:beforeAutospacing="0" w:after="405" w:afterAutospacing="0" w:line="223" w:lineRule="atLeast"/>
        <w:textAlignment w:val="baseline"/>
        <w:rPr>
          <w:ins w:id="2644" w:author="Unknown"/>
          <w:rFonts w:ascii="Roboto" w:hAnsi="Roboto"/>
          <w:color w:val="242D36"/>
          <w:spacing w:val="8"/>
          <w:sz w:val="48"/>
          <w:szCs w:val="48"/>
        </w:rPr>
      </w:pPr>
      <w:ins w:id="2645" w:author="Unknown">
        <w:r>
          <w:rPr>
            <w:rFonts w:ascii="Roboto" w:hAnsi="Roboto"/>
            <w:color w:val="242D36"/>
            <w:spacing w:val="8"/>
            <w:sz w:val="48"/>
            <w:szCs w:val="48"/>
          </w:rPr>
          <w:t>Creating Service Layer</w:t>
        </w:r>
      </w:ins>
    </w:p>
    <w:p w:rsidR="00B403B1" w:rsidRDefault="00B403B1" w:rsidP="00B403B1">
      <w:pPr>
        <w:textAlignment w:val="baseline"/>
        <w:rPr>
          <w:ins w:id="2646" w:author="Unknown"/>
          <w:rFonts w:ascii="Roboto" w:hAnsi="Roboto"/>
          <w:color w:val="444444"/>
          <w:spacing w:val="8"/>
          <w:sz w:val="24"/>
          <w:szCs w:val="24"/>
        </w:rPr>
      </w:pPr>
      <w:ins w:id="2647" w:author="Unknown">
        <w:r>
          <w:rPr>
            <w:rFonts w:ascii="Roboto" w:hAnsi="Roboto"/>
            <w:color w:val="444444"/>
            <w:spacing w:val="8"/>
            <w:shd w:val="clear" w:color="auto" w:fill="FFFFFF"/>
          </w:rPr>
          <w:t>Create a </w:t>
        </w:r>
        <w:r>
          <w:rPr>
            <w:rFonts w:ascii="Roboto" w:hAnsi="Roboto"/>
            <w:b/>
            <w:bCs/>
            <w:color w:val="444444"/>
            <w:spacing w:val="8"/>
            <w:bdr w:val="none" w:sz="0" w:space="0" w:color="auto" w:frame="1"/>
            <w:shd w:val="clear" w:color="auto" w:fill="FFFFFF"/>
          </w:rPr>
          <w:t>UserService </w:t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Interface under </w:t>
        </w:r>
        <w:r>
          <w:rPr>
            <w:rFonts w:ascii="Roboto" w:hAnsi="Roboto"/>
            <w:b/>
            <w:bCs/>
            <w:color w:val="444444"/>
            <w:spacing w:val="8"/>
            <w:bdr w:val="none" w:sz="0" w:space="0" w:color="auto" w:frame="1"/>
            <w:shd w:val="clear" w:color="auto" w:fill="FFFFFF"/>
          </w:rPr>
          <w:t>com.jackrutorial.service</w:t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 package and write the following code in it.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4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649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package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service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5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5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652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java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util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5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5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655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5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5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658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interface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UserService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5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6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66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List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listAllUsers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6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66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6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66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void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addUser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6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66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6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66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void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updateUser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7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67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7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67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void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deleteUser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int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id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7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67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7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67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findUserById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int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id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78" w:author="Unknown"/>
          <w:rFonts w:ascii="Consolas" w:hAnsi="Consolas" w:cs="Consolas"/>
          <w:color w:val="444444"/>
          <w:spacing w:val="8"/>
          <w:sz w:val="15"/>
          <w:szCs w:val="15"/>
        </w:rPr>
      </w:pPr>
      <w:ins w:id="2679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textAlignment w:val="baseline"/>
        <w:rPr>
          <w:ins w:id="2680" w:author="Unknown"/>
          <w:rFonts w:ascii="Roboto" w:hAnsi="Roboto" w:cs="Times New Roman"/>
          <w:color w:val="444444"/>
          <w:spacing w:val="8"/>
          <w:sz w:val="24"/>
          <w:szCs w:val="24"/>
        </w:rPr>
      </w:pPr>
      <w:ins w:id="2681" w:author="Unknown">
        <w:r>
          <w:rPr>
            <w:rFonts w:ascii="Roboto" w:hAnsi="Roboto"/>
            <w:color w:val="444444"/>
            <w:spacing w:val="8"/>
            <w:shd w:val="clear" w:color="auto" w:fill="FFFFFF"/>
          </w:rPr>
          <w:t>Create a </w:t>
        </w:r>
        <w:r>
          <w:rPr>
            <w:rFonts w:ascii="Roboto" w:hAnsi="Roboto"/>
            <w:b/>
            <w:bCs/>
            <w:color w:val="444444"/>
            <w:spacing w:val="8"/>
            <w:bdr w:val="none" w:sz="0" w:space="0" w:color="auto" w:frame="1"/>
            <w:shd w:val="clear" w:color="auto" w:fill="FFFFFF"/>
          </w:rPr>
          <w:t>UserServiceImpl </w:t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class implements </w:t>
        </w:r>
        <w:r>
          <w:rPr>
            <w:rFonts w:ascii="Roboto" w:hAnsi="Roboto"/>
            <w:b/>
            <w:bCs/>
            <w:color w:val="444444"/>
            <w:spacing w:val="8"/>
            <w:bdr w:val="none" w:sz="0" w:space="0" w:color="auto" w:frame="1"/>
            <w:shd w:val="clear" w:color="auto" w:fill="FFFFFF"/>
          </w:rPr>
          <w:t>UserService </w:t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Interface under </w:t>
        </w:r>
        <w:r>
          <w:rPr>
            <w:rFonts w:ascii="Roboto" w:hAnsi="Roboto"/>
            <w:b/>
            <w:bCs/>
            <w:color w:val="444444"/>
            <w:spacing w:val="8"/>
            <w:bdr w:val="none" w:sz="0" w:space="0" w:color="auto" w:frame="1"/>
            <w:shd w:val="clear" w:color="auto" w:fill="FFFFFF"/>
          </w:rPr>
          <w:t>com.jackrutorial.service</w:t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 package and write the following code in it.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8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683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package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service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8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8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686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java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util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8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8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689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beans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factory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Autowired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9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691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stereotype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Service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9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9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694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dao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UserDao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9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696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9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69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699" w:author="Unknown"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@Service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0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701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UserServiceImpl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implements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UserService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0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70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0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70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UserDao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userDao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0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70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0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70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@Autowired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1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71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void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setUserDao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UserDao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userDao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1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71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this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userDao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userDao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1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71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1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1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71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List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listAllUsers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1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72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userDao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listAllUsers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2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72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2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2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72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void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addUser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2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72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userDao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addUser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2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72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3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3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73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void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updateUser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3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73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userDao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updateUser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3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73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lastRenderedPageBreak/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3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3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73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void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deleteUser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int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id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4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74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userDao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deleteUser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id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4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74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4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4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74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findUserById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int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id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4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74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userDao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findUserById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id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4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75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5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52" w:author="Unknown"/>
          <w:rFonts w:ascii="Consolas" w:hAnsi="Consolas" w:cs="Consolas"/>
          <w:color w:val="444444"/>
          <w:spacing w:val="8"/>
          <w:sz w:val="15"/>
          <w:szCs w:val="15"/>
        </w:rPr>
      </w:pPr>
      <w:ins w:id="2753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eading2"/>
        <w:shd w:val="clear" w:color="auto" w:fill="FFFFFF"/>
        <w:spacing w:before="405" w:beforeAutospacing="0" w:after="405" w:afterAutospacing="0" w:line="223" w:lineRule="atLeast"/>
        <w:textAlignment w:val="baseline"/>
        <w:rPr>
          <w:ins w:id="2754" w:author="Unknown"/>
          <w:rFonts w:ascii="Roboto" w:hAnsi="Roboto"/>
          <w:color w:val="242D36"/>
          <w:spacing w:val="8"/>
          <w:sz w:val="48"/>
          <w:szCs w:val="48"/>
        </w:rPr>
      </w:pPr>
      <w:ins w:id="2755" w:author="Unknown">
        <w:r>
          <w:rPr>
            <w:rFonts w:ascii="Roboto" w:hAnsi="Roboto"/>
            <w:color w:val="242D36"/>
            <w:spacing w:val="8"/>
            <w:sz w:val="48"/>
            <w:szCs w:val="48"/>
          </w:rPr>
          <w:t>Creating Controller Layer</w:t>
        </w:r>
      </w:ins>
    </w:p>
    <w:p w:rsidR="00B403B1" w:rsidRDefault="00B403B1" w:rsidP="00B403B1">
      <w:pPr>
        <w:textAlignment w:val="baseline"/>
        <w:rPr>
          <w:ins w:id="2756" w:author="Unknown"/>
          <w:rFonts w:ascii="Roboto" w:hAnsi="Roboto"/>
          <w:color w:val="444444"/>
          <w:spacing w:val="8"/>
          <w:sz w:val="24"/>
          <w:szCs w:val="24"/>
        </w:rPr>
      </w:pPr>
      <w:ins w:id="2757" w:author="Unknown">
        <w:r>
          <w:rPr>
            <w:rFonts w:ascii="Roboto" w:hAnsi="Roboto"/>
            <w:color w:val="444444"/>
            <w:spacing w:val="8"/>
            <w:shd w:val="clear" w:color="auto" w:fill="FFFFFF"/>
          </w:rPr>
          <w:t>Create a </w:t>
        </w:r>
        <w:r>
          <w:rPr>
            <w:rFonts w:ascii="Roboto" w:hAnsi="Roboto"/>
            <w:b/>
            <w:bCs/>
            <w:color w:val="444444"/>
            <w:spacing w:val="8"/>
            <w:bdr w:val="none" w:sz="0" w:space="0" w:color="auto" w:frame="1"/>
            <w:shd w:val="clear" w:color="auto" w:fill="FFFFFF"/>
          </w:rPr>
          <w:t>UserController </w:t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under </w:t>
        </w:r>
        <w:r>
          <w:rPr>
            <w:rFonts w:ascii="Roboto" w:hAnsi="Roboto"/>
            <w:b/>
            <w:bCs/>
            <w:color w:val="444444"/>
            <w:spacing w:val="8"/>
            <w:bdr w:val="none" w:sz="0" w:space="0" w:color="auto" w:frame="1"/>
            <w:shd w:val="clear" w:color="auto" w:fill="FFFFFF"/>
          </w:rPr>
          <w:t>com.jackrutorial.controller</w:t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 package and write the following code in it.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5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759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package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controller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6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6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762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java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util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6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6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765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beans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factory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Autowired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6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767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stereotype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Controller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6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769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bind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ModelAttribute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7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771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bind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PathVariable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7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773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bind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RequestMapping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7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775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bind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RequestMethod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7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777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servlet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ModelAndView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7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7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780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8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782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service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UserService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8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8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785" w:author="Unknown"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@Controller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8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787" w:author="Unknown"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@RequestMapping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"/user"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8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789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UserController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9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79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9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79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@Autowired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9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79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UserService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userService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9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79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79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79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@RequestMapping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"/list"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method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RequestMethod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0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0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ModelAndView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0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0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ModelAndView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model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ModelAndView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"user/user_page"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0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0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0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0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List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list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userService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listAllUsers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0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0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addObject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"listUser"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1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1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1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1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1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1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1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1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1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1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@RequestMapping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"/add"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method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RequestMethod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2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2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ModelAndView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add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2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2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ModelAndView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model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ModelAndView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"user/user_form"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2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2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2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2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2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2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addObject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"userForm"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3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3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3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3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3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3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3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3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3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3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@RequestMapping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"/update/{id}"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method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RequestMethod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4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4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ModelAndView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update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@PathVariable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"id"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int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id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4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4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ModelAndView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model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ModelAndView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"user/user_form"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4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4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4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4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userService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findUserById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id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4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4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addObject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"userForm"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5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5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5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5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lastRenderedPageBreak/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5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5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5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5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5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5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@RequestMapping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"/save"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method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RequestMethod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POST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6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6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ModelAndView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save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@ModelAttribute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"userForm"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6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6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if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user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!=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null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&amp;&amp;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getId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!=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null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6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6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userService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updateUser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6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6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else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6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6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userService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addUser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7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7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7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7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7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7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ModelAndView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"redirect:/user/list"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7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7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7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7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8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8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@RequestMapping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"/delete/{id}"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method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RequestMethod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8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8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ModelAndView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delete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@PathVariable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"id"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int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id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){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8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8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userService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deleteUser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id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8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8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8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8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ModelAndView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"redirect:/user/list"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9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9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92" w:author="Unknown"/>
          <w:rFonts w:ascii="Consolas" w:hAnsi="Consolas" w:cs="Consolas"/>
          <w:color w:val="444444"/>
          <w:spacing w:val="8"/>
          <w:sz w:val="15"/>
          <w:szCs w:val="15"/>
        </w:rPr>
      </w:pPr>
      <w:ins w:id="2893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B403B1" w:rsidRDefault="00B403B1" w:rsidP="00B403B1">
      <w:pPr>
        <w:pStyle w:val="Heading2"/>
        <w:shd w:val="clear" w:color="auto" w:fill="FFFFFF"/>
        <w:spacing w:before="405" w:beforeAutospacing="0" w:after="405" w:afterAutospacing="0" w:line="223" w:lineRule="atLeast"/>
        <w:textAlignment w:val="baseline"/>
        <w:rPr>
          <w:ins w:id="2894" w:author="Unknown"/>
          <w:rFonts w:ascii="Roboto" w:hAnsi="Roboto"/>
          <w:color w:val="242D36"/>
          <w:spacing w:val="8"/>
          <w:sz w:val="48"/>
          <w:szCs w:val="48"/>
        </w:rPr>
      </w:pPr>
      <w:ins w:id="2895" w:author="Unknown">
        <w:r>
          <w:rPr>
            <w:rFonts w:ascii="Roboto" w:hAnsi="Roboto"/>
            <w:color w:val="242D36"/>
            <w:spacing w:val="8"/>
            <w:sz w:val="48"/>
            <w:szCs w:val="48"/>
          </w:rPr>
          <w:t>Creating JSP Views</w:t>
        </w:r>
      </w:ins>
    </w:p>
    <w:p w:rsidR="00B403B1" w:rsidRDefault="00B403B1" w:rsidP="00B403B1">
      <w:pPr>
        <w:textAlignment w:val="baseline"/>
        <w:rPr>
          <w:ins w:id="2896" w:author="Unknown"/>
          <w:rFonts w:ascii="Roboto" w:hAnsi="Roboto"/>
          <w:color w:val="444444"/>
          <w:spacing w:val="8"/>
          <w:sz w:val="24"/>
          <w:szCs w:val="24"/>
        </w:rPr>
      </w:pPr>
      <w:ins w:id="2897" w:author="Unknown">
        <w:r>
          <w:rPr>
            <w:rFonts w:ascii="Roboto" w:hAnsi="Roboto"/>
            <w:color w:val="444444"/>
            <w:spacing w:val="8"/>
            <w:shd w:val="clear" w:color="auto" w:fill="FFFFFF"/>
          </w:rPr>
          <w:t>Create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user </w:t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folder under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src\main\webapp\WEB-INF\jsp</w:t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 folder. </w:t>
        </w:r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Create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user_page.jsp</w:t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 file under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src\main\webapp\WEB-INF\jsp\user</w:t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 folder and write the following code in it.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89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899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&lt;%@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page language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"java"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contentType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"text/html; charset=ISO-8859-1"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0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0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pageEncoding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"ISO-8859-1"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%&gt;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0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03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&lt;%@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taglib uri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"http://java.sun.com/jsp/jstl/core"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prefix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"c"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%&gt;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0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05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&lt;%@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taglib uri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"http://www.springframework.org/tags"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prefix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"spring"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%&gt;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0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07" w:author="Unknown"/>
          <w:rStyle w:val="dec"/>
          <w:rFonts w:ascii="Consolas" w:hAnsi="Consolas" w:cs="Consolas"/>
          <w:color w:val="87711D"/>
          <w:spacing w:val="8"/>
          <w:sz w:val="15"/>
          <w:szCs w:val="15"/>
          <w:bdr w:val="none" w:sz="0" w:space="0" w:color="auto" w:frame="1"/>
        </w:rPr>
      </w:pPr>
      <w:ins w:id="2908" w:author="Unknown">
        <w:r>
          <w:rPr>
            <w:rStyle w:val="dec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&lt;!DOCTYPE html PUBLIC "-//W3C//DTD HTML 4.01 Transitional//EN"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0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10" w:author="Unknown">
        <w:r>
          <w:rPr>
            <w:rStyle w:val="dec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 xml:space="preserve"> "http://www.w3.org/TR/html4/loose.dtd"&gt;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1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12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&lt;html&gt;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1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14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&lt;head&gt;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1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16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&lt;meta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http-equiv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"Content-Type"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content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"text/html; charset=ISO-8859-1"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1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18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&lt;title&gt;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 Page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&lt;/title&gt;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1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20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&lt;/head&gt;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2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22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&lt;body&gt;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2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2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&lt;spring:url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"/user/add"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var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"addURL"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/&gt;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2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2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&lt;a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href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"${addURL }"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Add User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&lt;/a&gt;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2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2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2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&lt;h1&gt;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Users List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&lt;/h1&gt;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3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3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&lt;table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width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"100%"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border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"1"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3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3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&lt;tr&gt;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3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3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&lt;th&gt;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ID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&lt;/th&gt;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3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3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&lt;th&gt;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Firstname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&lt;/th&gt;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3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3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&lt;th&gt;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Lastname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&lt;/th&gt;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4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4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&lt;th&gt;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Address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&lt;/th&gt;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4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4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&lt;th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colspan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"2"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Action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&lt;/th&gt;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4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4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&lt;/tr&gt;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4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4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&lt;c:forEach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items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"${listUser }"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var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"user"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4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4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&lt;tr&gt;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5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5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${user.id }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5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5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${user.firstname }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5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5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${user.lastname }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5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5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${user.address }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5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5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6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6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&lt;spring:url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"/user/update/${user.id }"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var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"updateURL"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/&gt;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6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6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&lt;a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href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"${updateURL }"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Update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&lt;/a&gt;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6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6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6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6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6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6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&lt;spring:url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"/user/delete/${user.id }"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var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"deleteURL"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/&gt;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7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7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lastRenderedPageBreak/>
          <w:t xml:space="preserve"> 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&lt;a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href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"${deleteURL }"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Delete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&lt;/a&gt;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7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7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7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7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&lt;/tr&gt;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7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7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&lt;/c:forEach&gt;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7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7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&lt;/table&gt;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8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8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8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83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&lt;/body&gt;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84" w:author="Unknown"/>
          <w:rFonts w:ascii="Consolas" w:hAnsi="Consolas" w:cs="Consolas"/>
          <w:color w:val="444444"/>
          <w:spacing w:val="8"/>
          <w:sz w:val="15"/>
          <w:szCs w:val="15"/>
        </w:rPr>
      </w:pPr>
      <w:ins w:id="2985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&lt;/html&gt;</w:t>
        </w:r>
      </w:ins>
    </w:p>
    <w:p w:rsidR="00B403B1" w:rsidRDefault="00B403B1" w:rsidP="00B403B1">
      <w:pPr>
        <w:textAlignment w:val="baseline"/>
        <w:rPr>
          <w:ins w:id="2986" w:author="Unknown"/>
          <w:rFonts w:ascii="Roboto" w:hAnsi="Roboto" w:cs="Times New Roman"/>
          <w:color w:val="444444"/>
          <w:spacing w:val="8"/>
          <w:sz w:val="24"/>
          <w:szCs w:val="24"/>
        </w:rPr>
      </w:pPr>
      <w:ins w:id="2987" w:author="Unknown">
        <w:r>
          <w:rPr>
            <w:rFonts w:ascii="Roboto" w:hAnsi="Roboto"/>
            <w:color w:val="444444"/>
            <w:spacing w:val="8"/>
            <w:shd w:val="clear" w:color="auto" w:fill="FFFFFF"/>
          </w:rPr>
          <w:t>Create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user_form.jsp</w:t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 file under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src\main\webapp\WEB-INF\jsp\user</w:t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 folder and write the following code in it.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8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89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&lt;%@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page language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"java"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contentType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"text/html; charset=ISO-8859-1"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9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9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pageEncoding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"ISO-8859-1"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%&gt;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9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93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&lt;%@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taglib uri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"http://www.springframework.org/tags"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prefix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"spring"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%&gt;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9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95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&lt;%@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taglib uri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"http://www.springframework.org/tags/form"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prefix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"form"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%&gt;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9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299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2998" w:author="Unknown"/>
          <w:rStyle w:val="dec"/>
          <w:rFonts w:ascii="Consolas" w:hAnsi="Consolas" w:cs="Consolas"/>
          <w:color w:val="87711D"/>
          <w:spacing w:val="8"/>
          <w:sz w:val="15"/>
          <w:szCs w:val="15"/>
          <w:bdr w:val="none" w:sz="0" w:space="0" w:color="auto" w:frame="1"/>
        </w:rPr>
      </w:pPr>
      <w:ins w:id="2999" w:author="Unknown">
        <w:r>
          <w:rPr>
            <w:rStyle w:val="dec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 xml:space="preserve">&lt;!DOCTYPE html PUBLIC "-//W3C//DTD HTML 4.01 Transitional//EN"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00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001" w:author="Unknown">
        <w:r>
          <w:rPr>
            <w:rStyle w:val="dec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"http://www.w3.org/TR/html4/loose.dtd"&gt;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00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003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&lt;html&gt;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00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005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&lt;head&gt;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00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007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&lt;meta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http-equiv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"Content-Type"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content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"text/html; charset=ISO-8859-1"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00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009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&lt;title&gt;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 Form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&lt;/title&gt;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01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011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&lt;/head&gt;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01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013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&lt;body&gt;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01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01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&lt;spring:url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"/user/save"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var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"saveURL"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/&gt;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01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01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&lt;form:form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modelAttribute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"userForm"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method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"post"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action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"${saveURL }"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01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01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&lt;form:hidden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path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"id"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/&gt;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02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02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&lt;table&gt;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02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02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&lt;tr&gt;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02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02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First name: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02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02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02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02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&lt;form:input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path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"firstname"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/&gt;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03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03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03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03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&lt;/tr&gt;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03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03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&lt;tr&gt;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03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03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Last name: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03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03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04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04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&lt;form:input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path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"lastname"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/&gt;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04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04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04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04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&lt;/tr&gt;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04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04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&lt;tr&gt;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04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04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Address: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05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05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05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05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&lt;form:input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path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"address"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/&gt;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05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05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05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05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&lt;/tr&gt;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05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05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&lt;tr&gt;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06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06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&lt;td&gt;&lt;/td&gt;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06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06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06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06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&lt;button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type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"submit"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Save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&lt;/button&gt;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06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06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&lt;/td&gt;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06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06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&lt;/tr&gt;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07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07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&lt;/table&gt;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07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07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07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07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&lt;/form:form&gt;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07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07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07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079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&lt;/body&gt;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080" w:author="Unknown"/>
          <w:rFonts w:ascii="Consolas" w:hAnsi="Consolas" w:cs="Consolas"/>
          <w:color w:val="444444"/>
          <w:spacing w:val="8"/>
          <w:sz w:val="15"/>
          <w:szCs w:val="15"/>
        </w:rPr>
      </w:pPr>
      <w:ins w:id="3081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&lt;/html&gt;</w:t>
        </w:r>
      </w:ins>
    </w:p>
    <w:p w:rsidR="00B403B1" w:rsidRDefault="00B403B1" w:rsidP="00B403B1">
      <w:pPr>
        <w:pStyle w:val="Heading2"/>
        <w:shd w:val="clear" w:color="auto" w:fill="FFFFFF"/>
        <w:spacing w:before="405" w:beforeAutospacing="0" w:after="405" w:afterAutospacing="0" w:line="223" w:lineRule="atLeast"/>
        <w:textAlignment w:val="baseline"/>
        <w:rPr>
          <w:ins w:id="3082" w:author="Unknown"/>
          <w:rFonts w:ascii="Roboto" w:hAnsi="Roboto"/>
          <w:color w:val="242D36"/>
          <w:spacing w:val="8"/>
          <w:sz w:val="48"/>
          <w:szCs w:val="48"/>
        </w:rPr>
      </w:pPr>
      <w:ins w:id="3083" w:author="Unknown">
        <w:r>
          <w:rPr>
            <w:rFonts w:ascii="Roboto" w:hAnsi="Roboto"/>
            <w:color w:val="242D36"/>
            <w:spacing w:val="8"/>
            <w:sz w:val="48"/>
            <w:szCs w:val="48"/>
          </w:rPr>
          <w:t>Building</w:t>
        </w:r>
      </w:ins>
    </w:p>
    <w:p w:rsidR="00B403B1" w:rsidRDefault="00B403B1" w:rsidP="00B403B1">
      <w:pPr>
        <w:numPr>
          <w:ilvl w:val="0"/>
          <w:numId w:val="14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3084" w:author="Unknown"/>
          <w:rFonts w:ascii="inherit" w:hAnsi="inherit"/>
          <w:color w:val="666666"/>
          <w:spacing w:val="8"/>
          <w:sz w:val="23"/>
          <w:szCs w:val="23"/>
        </w:rPr>
      </w:pPr>
      <w:ins w:id="3085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Right click this project</w:t>
        </w:r>
      </w:ins>
    </w:p>
    <w:p w:rsidR="00B403B1" w:rsidRDefault="00B403B1" w:rsidP="00B403B1">
      <w:pPr>
        <w:numPr>
          <w:ilvl w:val="0"/>
          <w:numId w:val="14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3086" w:author="Unknown"/>
          <w:rFonts w:ascii="inherit" w:hAnsi="inherit"/>
          <w:color w:val="666666"/>
          <w:spacing w:val="8"/>
          <w:sz w:val="23"/>
          <w:szCs w:val="23"/>
        </w:rPr>
      </w:pPr>
      <w:ins w:id="3087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Select Run As -&gt; Maven clean</w:t>
        </w:r>
      </w:ins>
    </w:p>
    <w:p w:rsidR="00B403B1" w:rsidRDefault="00B403B1" w:rsidP="00B403B1">
      <w:pPr>
        <w:numPr>
          <w:ilvl w:val="0"/>
          <w:numId w:val="14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3088" w:author="Unknown"/>
          <w:rFonts w:ascii="inherit" w:hAnsi="inherit"/>
          <w:color w:val="666666"/>
          <w:spacing w:val="8"/>
          <w:sz w:val="23"/>
          <w:szCs w:val="23"/>
        </w:rPr>
      </w:pPr>
      <w:ins w:id="3089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lastRenderedPageBreak/>
          <w:t>Right click this project</w:t>
        </w:r>
      </w:ins>
    </w:p>
    <w:p w:rsidR="00B403B1" w:rsidRDefault="00B403B1" w:rsidP="00B403B1">
      <w:pPr>
        <w:numPr>
          <w:ilvl w:val="0"/>
          <w:numId w:val="14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3090" w:author="Unknown"/>
          <w:rFonts w:ascii="inherit" w:hAnsi="inherit"/>
          <w:color w:val="666666"/>
          <w:spacing w:val="8"/>
          <w:sz w:val="23"/>
          <w:szCs w:val="23"/>
        </w:rPr>
      </w:pPr>
      <w:ins w:id="3091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Select Run As -&gt; Maven install</w:t>
        </w:r>
      </w:ins>
    </w:p>
    <w:p w:rsidR="00B403B1" w:rsidRDefault="00B403B1" w:rsidP="00B403B1">
      <w:pPr>
        <w:pStyle w:val="Heading2"/>
        <w:shd w:val="clear" w:color="auto" w:fill="FFFFFF"/>
        <w:spacing w:before="405" w:beforeAutospacing="0" w:after="405" w:afterAutospacing="0" w:line="223" w:lineRule="atLeast"/>
        <w:textAlignment w:val="baseline"/>
        <w:rPr>
          <w:ins w:id="3092" w:author="Unknown"/>
          <w:rFonts w:ascii="Roboto" w:hAnsi="Roboto"/>
          <w:color w:val="242D36"/>
          <w:spacing w:val="8"/>
          <w:sz w:val="48"/>
          <w:szCs w:val="48"/>
        </w:rPr>
      </w:pPr>
      <w:ins w:id="3093" w:author="Unknown">
        <w:r>
          <w:rPr>
            <w:rFonts w:ascii="Roboto" w:hAnsi="Roboto"/>
            <w:color w:val="242D36"/>
            <w:spacing w:val="8"/>
            <w:sz w:val="48"/>
            <w:szCs w:val="48"/>
          </w:rPr>
          <w:t>Configuring Apache Tomcat</w:t>
        </w:r>
      </w:ins>
    </w:p>
    <w:p w:rsidR="00B403B1" w:rsidRDefault="00B403B1" w:rsidP="00B403B1">
      <w:pPr>
        <w:numPr>
          <w:ilvl w:val="0"/>
          <w:numId w:val="15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3094" w:author="Unknown"/>
          <w:rFonts w:ascii="inherit" w:hAnsi="inherit"/>
          <w:color w:val="666666"/>
          <w:spacing w:val="8"/>
          <w:sz w:val="23"/>
          <w:szCs w:val="23"/>
        </w:rPr>
      </w:pPr>
      <w:ins w:id="3095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Under Servers tab, click link "No servers are available. Click this link to create a new server ...", select Apache tomcat 7</w:t>
        </w:r>
      </w:ins>
    </w:p>
    <w:p w:rsidR="00B403B1" w:rsidRDefault="00B403B1" w:rsidP="00B403B1">
      <w:pPr>
        <w:numPr>
          <w:ilvl w:val="0"/>
          <w:numId w:val="15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3096" w:author="Unknown"/>
          <w:rFonts w:ascii="inherit" w:hAnsi="inherit"/>
          <w:color w:val="666666"/>
          <w:spacing w:val="8"/>
          <w:sz w:val="23"/>
          <w:szCs w:val="23"/>
        </w:rPr>
      </w:pPr>
      <w:ins w:id="3097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Click Finish</w:t>
        </w:r>
      </w:ins>
    </w:p>
    <w:p w:rsidR="00B403B1" w:rsidRDefault="00B403B1" w:rsidP="00B403B1">
      <w:pPr>
        <w:spacing w:after="0"/>
        <w:textAlignment w:val="baseline"/>
        <w:rPr>
          <w:ins w:id="3098" w:author="Unknown"/>
          <w:rFonts w:ascii="Roboto" w:hAnsi="Roboto"/>
          <w:color w:val="444444"/>
          <w:spacing w:val="8"/>
          <w:sz w:val="24"/>
          <w:szCs w:val="24"/>
        </w:rPr>
      </w:pPr>
    </w:p>
    <w:p w:rsidR="00B403B1" w:rsidRDefault="00B403B1" w:rsidP="00B403B1">
      <w:pPr>
        <w:shd w:val="clear" w:color="auto" w:fill="FFFFFF"/>
        <w:jc w:val="center"/>
        <w:textAlignment w:val="baseline"/>
        <w:rPr>
          <w:ins w:id="3099" w:author="Unknown"/>
          <w:rFonts w:ascii="Roboto" w:hAnsi="Roboto"/>
          <w:color w:val="444444"/>
          <w:spacing w:val="8"/>
        </w:rPr>
      </w:pPr>
      <w:ins w:id="3100" w:author="Unknown">
        <w:r>
          <w:rPr>
            <w:rFonts w:ascii="Roboto" w:hAnsi="Roboto"/>
            <w:color w:val="444444"/>
            <w:spacing w:val="8"/>
          </w:rPr>
          <w:fldChar w:fldCharType="begin"/>
        </w:r>
        <w:r>
          <w:rPr>
            <w:rFonts w:ascii="Roboto" w:hAnsi="Roboto"/>
            <w:color w:val="444444"/>
            <w:spacing w:val="8"/>
          </w:rPr>
          <w:instrText xml:space="preserve"> HYPERLINK "https://2.bp.blogspot.com/-htNsfXUYRZc/Wmiq-_D6jrI/AAAAAAAAAGI/GlTmdzCTvm4_nSloYawfDfZtveO5hbaHwCPcBGAYYCw/s1600/configuration%2Bapache%2Btomcat%2Beclipse.jpg" </w:instrText>
        </w:r>
        <w:r>
          <w:rPr>
            <w:rFonts w:ascii="Roboto" w:hAnsi="Roboto"/>
            <w:color w:val="444444"/>
            <w:spacing w:val="8"/>
          </w:rPr>
          <w:fldChar w:fldCharType="separate"/>
        </w:r>
      </w:ins>
      <w:r>
        <w:rPr>
          <w:rFonts w:ascii="Roboto" w:hAnsi="Roboto"/>
          <w:noProof/>
          <w:color w:val="F45145"/>
          <w:spacing w:val="8"/>
          <w:bdr w:val="none" w:sz="0" w:space="0" w:color="auto" w:frame="1"/>
        </w:rPr>
        <w:drawing>
          <wp:inline distT="0" distB="0" distL="0" distR="0">
            <wp:extent cx="6096000" cy="1348740"/>
            <wp:effectExtent l="0" t="0" r="0" b="3810"/>
            <wp:docPr id="17" name="Picture 17" descr="config apache tomcat eclipse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onfig apache tomcat eclipse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ins w:id="3101" w:author="Unknown">
        <w:r>
          <w:rPr>
            <w:rStyle w:val="Hyperlink"/>
            <w:rFonts w:ascii="Roboto" w:hAnsi="Roboto"/>
            <w:color w:val="F45145"/>
            <w:spacing w:val="8"/>
            <w:bdr w:val="none" w:sz="0" w:space="0" w:color="auto" w:frame="1"/>
          </w:rPr>
          <w:t> </w:t>
        </w:r>
        <w:r>
          <w:rPr>
            <w:rFonts w:ascii="Roboto" w:hAnsi="Roboto"/>
            <w:color w:val="444444"/>
            <w:spacing w:val="8"/>
          </w:rPr>
          <w:fldChar w:fldCharType="end"/>
        </w:r>
      </w:ins>
    </w:p>
    <w:p w:rsidR="00B403B1" w:rsidRDefault="00B403B1" w:rsidP="00B403B1">
      <w:pPr>
        <w:shd w:val="clear" w:color="auto" w:fill="FFFFFF"/>
        <w:jc w:val="center"/>
        <w:textAlignment w:val="baseline"/>
        <w:rPr>
          <w:ins w:id="3102" w:author="Unknown"/>
          <w:rFonts w:ascii="Roboto" w:hAnsi="Roboto"/>
          <w:color w:val="444444"/>
          <w:spacing w:val="8"/>
        </w:rPr>
      </w:pPr>
    </w:p>
    <w:p w:rsidR="00B403B1" w:rsidRDefault="00B403B1" w:rsidP="00B403B1">
      <w:pPr>
        <w:textAlignment w:val="baseline"/>
        <w:rPr>
          <w:ins w:id="3103" w:author="Unknown"/>
          <w:rFonts w:ascii="Roboto" w:hAnsi="Roboto"/>
          <w:color w:val="444444"/>
          <w:spacing w:val="8"/>
        </w:rPr>
      </w:pPr>
    </w:p>
    <w:p w:rsidR="00B403B1" w:rsidRDefault="00B403B1" w:rsidP="00B403B1">
      <w:pPr>
        <w:shd w:val="clear" w:color="auto" w:fill="FFFFFF"/>
        <w:jc w:val="center"/>
        <w:textAlignment w:val="baseline"/>
        <w:rPr>
          <w:ins w:id="3104" w:author="Unknown"/>
          <w:rFonts w:ascii="Roboto" w:hAnsi="Roboto"/>
          <w:color w:val="444444"/>
          <w:spacing w:val="8"/>
        </w:rPr>
      </w:pPr>
      <w:r>
        <w:rPr>
          <w:rFonts w:ascii="Roboto" w:hAnsi="Roboto"/>
          <w:noProof/>
          <w:color w:val="F45145"/>
          <w:spacing w:val="8"/>
          <w:bdr w:val="none" w:sz="0" w:space="0" w:color="auto" w:frame="1"/>
        </w:rPr>
        <w:lastRenderedPageBreak/>
        <w:drawing>
          <wp:inline distT="0" distB="0" distL="0" distR="0">
            <wp:extent cx="4343400" cy="6096000"/>
            <wp:effectExtent l="0" t="0" r="0" b="0"/>
            <wp:docPr id="16" name="Picture 16" descr="config apache tomcat eclipse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onfig apache tomcat eclipse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3B1" w:rsidRDefault="00B403B1" w:rsidP="00B403B1">
      <w:pPr>
        <w:numPr>
          <w:ilvl w:val="0"/>
          <w:numId w:val="16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3105" w:author="Unknown"/>
          <w:rFonts w:ascii="inherit" w:hAnsi="inherit"/>
          <w:color w:val="666666"/>
          <w:spacing w:val="8"/>
          <w:sz w:val="23"/>
          <w:szCs w:val="23"/>
        </w:rPr>
      </w:pPr>
      <w:ins w:id="3106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Right click "Tomcat v7.0 Server at localhost [Stopped, Republish]", select "Add and Remove ..."</w:t>
        </w:r>
      </w:ins>
    </w:p>
    <w:p w:rsidR="00B403B1" w:rsidRDefault="00B403B1" w:rsidP="00B403B1">
      <w:pPr>
        <w:numPr>
          <w:ilvl w:val="0"/>
          <w:numId w:val="16"/>
        </w:numPr>
        <w:shd w:val="clear" w:color="auto" w:fill="FFFFFF"/>
        <w:spacing w:after="0" w:line="240" w:lineRule="auto"/>
        <w:ind w:left="528" w:firstLine="0"/>
        <w:textAlignment w:val="baseline"/>
        <w:rPr>
          <w:ins w:id="3107" w:author="Unknown"/>
          <w:rFonts w:ascii="inherit" w:hAnsi="inherit"/>
          <w:color w:val="666666"/>
          <w:spacing w:val="8"/>
          <w:sz w:val="23"/>
          <w:szCs w:val="23"/>
        </w:rPr>
      </w:pPr>
      <w:ins w:id="3108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Add </w:t>
        </w:r>
        <w:r>
          <w:rPr>
            <w:rFonts w:ascii="inherit" w:hAnsi="inherit"/>
            <w:b/>
            <w:bCs/>
            <w:i/>
            <w:iCs/>
            <w:color w:val="666666"/>
            <w:spacing w:val="8"/>
            <w:sz w:val="23"/>
            <w:szCs w:val="23"/>
            <w:bdr w:val="none" w:sz="0" w:space="0" w:color="auto" w:frame="1"/>
          </w:rPr>
          <w:t>SpringMvcCRUDExample </w:t>
        </w:r>
        <w:r>
          <w:rPr>
            <w:rFonts w:ascii="inherit" w:hAnsi="inherit"/>
            <w:color w:val="666666"/>
            <w:spacing w:val="8"/>
            <w:sz w:val="23"/>
            <w:szCs w:val="23"/>
          </w:rPr>
          <w:t>project, then Click Finish</w:t>
        </w:r>
      </w:ins>
    </w:p>
    <w:p w:rsidR="00B403B1" w:rsidRDefault="00B403B1" w:rsidP="00B403B1">
      <w:pPr>
        <w:numPr>
          <w:ilvl w:val="0"/>
          <w:numId w:val="16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3109" w:author="Unknown"/>
          <w:rFonts w:ascii="inherit" w:hAnsi="inherit"/>
          <w:color w:val="666666"/>
          <w:spacing w:val="8"/>
          <w:sz w:val="23"/>
          <w:szCs w:val="23"/>
        </w:rPr>
      </w:pPr>
      <w:ins w:id="3110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Open server.xml file under Servers Folder</w:t>
        </w:r>
      </w:ins>
    </w:p>
    <w:p w:rsidR="00B403B1" w:rsidRDefault="00B403B1" w:rsidP="00B403B1">
      <w:pPr>
        <w:numPr>
          <w:ilvl w:val="0"/>
          <w:numId w:val="16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3111" w:author="Unknown"/>
          <w:rFonts w:ascii="inherit" w:hAnsi="inherit"/>
          <w:color w:val="666666"/>
          <w:spacing w:val="8"/>
          <w:sz w:val="23"/>
          <w:szCs w:val="23"/>
        </w:rPr>
      </w:pPr>
      <w:ins w:id="3112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Find line</w:t>
        </w:r>
      </w:ins>
    </w:p>
    <w:p w:rsidR="00B403B1" w:rsidRDefault="00B403B1" w:rsidP="00B403B1">
      <w:pPr>
        <w:spacing w:after="0"/>
        <w:textAlignment w:val="baseline"/>
        <w:rPr>
          <w:ins w:id="3113" w:author="Unknown"/>
          <w:rFonts w:ascii="Roboto" w:hAnsi="Roboto"/>
          <w:color w:val="444444"/>
          <w:spacing w:val="8"/>
          <w:sz w:val="24"/>
          <w:szCs w:val="24"/>
        </w:rPr>
      </w:pPr>
      <w:ins w:id="3114" w:author="Unknown"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&lt;Context docBase="SpringMvcCRUDExample" path="/SpringMvcCRUDExample" reloadable="true" source="org.eclipse.jst.jee.server:SpringMvcCRUDExample" /&gt;</w:t>
        </w:r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Update its as below: </w:t>
        </w:r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Roboto" w:hAnsi="Roboto"/>
            <w:color w:val="444444"/>
            <w:spacing w:val="8"/>
          </w:rPr>
          <w:lastRenderedPageBreak/>
          <w:br/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&lt;Context docBase="&lt;Project Folder Location&gt;\SpringMvcCRUDExample\target\SpringMvcCRUDExample-0.0.1-SNAPSHOT\" path="/SpringMvcCRUDExample" reloadable="true" &gt;</w:t>
        </w:r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        &lt;Resource </w:t>
        </w:r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                    name="jdbc/springmvc" </w:t>
        </w:r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                    auth="Container" </w:t>
        </w:r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                    type="javax.sql.DataSource"</w:t>
        </w:r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                    username="root" </w:t>
        </w:r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                     password="root" </w:t>
        </w:r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                     driverClassName="com.mysql.jdbc.Driver"</w:t>
        </w:r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                     url="jdbc:mysql://localhost:3306/jack_rutorial_demo"</w:t>
        </w:r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                     maxActive="5" </w:t>
        </w:r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                     maxIdle="3" </w:t>
        </w:r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                      /&gt;</w:t>
        </w:r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&lt;/Context&gt;</w:t>
        </w:r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Roboto" w:hAnsi="Roboto"/>
            <w:b/>
            <w:bCs/>
            <w:color w:val="444444"/>
            <w:spacing w:val="8"/>
            <w:bdr w:val="none" w:sz="0" w:space="0" w:color="auto" w:frame="1"/>
            <w:shd w:val="clear" w:color="auto" w:fill="FFFFFF"/>
          </w:rPr>
          <w:t>Watch video add Apache Tomcat Server in Eclipse IDE </w:t>
        </w:r>
        <w:r>
          <w:rPr>
            <w:rFonts w:ascii="Roboto" w:hAnsi="Roboto"/>
            <w:color w:val="444444"/>
            <w:spacing w:val="8"/>
          </w:rPr>
          <w:br/>
        </w:r>
      </w:ins>
    </w:p>
    <w:p w:rsidR="00B403B1" w:rsidRDefault="00B403B1" w:rsidP="00B403B1">
      <w:pPr>
        <w:textAlignment w:val="baseline"/>
        <w:rPr>
          <w:ins w:id="3115" w:author="Unknown"/>
          <w:rFonts w:ascii="Roboto" w:hAnsi="Roboto"/>
          <w:color w:val="444444"/>
          <w:spacing w:val="8"/>
        </w:rPr>
      </w:pPr>
      <w:ins w:id="3116" w:author="Unknown">
        <w:r>
          <w:rPr>
            <w:rFonts w:ascii="Roboto" w:hAnsi="Roboto"/>
            <w:color w:val="444444"/>
            <w:spacing w:val="8"/>
          </w:rPr>
          <w:br/>
        </w:r>
      </w:ins>
    </w:p>
    <w:p w:rsidR="00B403B1" w:rsidRDefault="00B403B1" w:rsidP="00B403B1">
      <w:pPr>
        <w:numPr>
          <w:ilvl w:val="0"/>
          <w:numId w:val="17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3117" w:author="Unknown"/>
          <w:rFonts w:ascii="inherit" w:hAnsi="inherit"/>
          <w:color w:val="666666"/>
          <w:spacing w:val="8"/>
          <w:sz w:val="23"/>
          <w:szCs w:val="23"/>
        </w:rPr>
      </w:pPr>
      <w:ins w:id="3118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Run application &amp; Check result</w:t>
        </w:r>
      </w:ins>
    </w:p>
    <w:p w:rsidR="00B403B1" w:rsidRDefault="00B403B1" w:rsidP="00B403B1">
      <w:pPr>
        <w:numPr>
          <w:ilvl w:val="0"/>
          <w:numId w:val="17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3119" w:author="Unknown"/>
          <w:rFonts w:ascii="inherit" w:hAnsi="inherit"/>
          <w:color w:val="666666"/>
          <w:spacing w:val="8"/>
          <w:sz w:val="23"/>
          <w:szCs w:val="23"/>
        </w:rPr>
      </w:pPr>
      <w:ins w:id="3120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Start Apache Tomcat from Eclipse IDE.</w:t>
        </w:r>
      </w:ins>
    </w:p>
    <w:p w:rsidR="00B403B1" w:rsidRDefault="00B403B1" w:rsidP="00B403B1">
      <w:pPr>
        <w:numPr>
          <w:ilvl w:val="0"/>
          <w:numId w:val="17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3121" w:author="Unknown"/>
          <w:rFonts w:ascii="inherit" w:hAnsi="inherit"/>
          <w:color w:val="666666"/>
          <w:spacing w:val="8"/>
          <w:sz w:val="23"/>
          <w:szCs w:val="23"/>
        </w:rPr>
      </w:pPr>
      <w:ins w:id="3122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Type the following URLs in browser's address bar to open the user list from.</w:t>
        </w:r>
      </w:ins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123" w:author="Unknown"/>
          <w:rFonts w:ascii="Consolas" w:hAnsi="Consolas" w:cs="Consolas"/>
          <w:color w:val="444444"/>
          <w:spacing w:val="8"/>
          <w:sz w:val="15"/>
          <w:szCs w:val="15"/>
        </w:rPr>
      </w:pPr>
      <w:ins w:id="312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http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:</w:t>
        </w:r>
        <w:r>
          <w:rPr>
            <w:rStyle w:val="com"/>
            <w:rFonts w:ascii="Consolas" w:eastAsiaTheme="majorEastAsia" w:hAnsi="Consolas" w:cs="Consolas"/>
            <w:color w:val="809980"/>
            <w:spacing w:val="8"/>
            <w:sz w:val="15"/>
            <w:szCs w:val="15"/>
            <w:bdr w:val="none" w:sz="0" w:space="0" w:color="auto" w:frame="1"/>
          </w:rPr>
          <w:t>//localhost:8080/SpringMvcCRUDExample/user/list</w:t>
        </w:r>
      </w:ins>
    </w:p>
    <w:p w:rsidR="00B403B1" w:rsidRDefault="00B403B1" w:rsidP="00B403B1">
      <w:pPr>
        <w:textAlignment w:val="baseline"/>
        <w:rPr>
          <w:ins w:id="3125" w:author="Unknown"/>
          <w:rFonts w:ascii="Roboto" w:hAnsi="Roboto" w:cs="Times New Roman"/>
          <w:color w:val="444444"/>
          <w:spacing w:val="8"/>
          <w:sz w:val="24"/>
          <w:szCs w:val="24"/>
        </w:rPr>
      </w:pPr>
      <w:ins w:id="3126" w:author="Unknown"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Users List Screen:</w:t>
        </w:r>
        <w:r>
          <w:rPr>
            <w:rFonts w:ascii="Roboto" w:hAnsi="Roboto"/>
            <w:color w:val="444444"/>
            <w:spacing w:val="8"/>
          </w:rPr>
          <w:br/>
        </w:r>
      </w:ins>
    </w:p>
    <w:p w:rsidR="00B403B1" w:rsidRDefault="00B403B1" w:rsidP="00B403B1">
      <w:pPr>
        <w:shd w:val="clear" w:color="auto" w:fill="FFFFFF"/>
        <w:jc w:val="center"/>
        <w:textAlignment w:val="baseline"/>
        <w:rPr>
          <w:ins w:id="3127" w:author="Unknown"/>
          <w:rFonts w:ascii="Roboto" w:hAnsi="Roboto"/>
          <w:color w:val="444444"/>
          <w:spacing w:val="8"/>
        </w:rPr>
      </w:pPr>
      <w:r>
        <w:rPr>
          <w:rFonts w:ascii="Roboto" w:hAnsi="Roboto"/>
          <w:noProof/>
          <w:color w:val="F45145"/>
          <w:spacing w:val="8"/>
          <w:bdr w:val="none" w:sz="0" w:space="0" w:color="auto" w:frame="1"/>
        </w:rPr>
        <w:drawing>
          <wp:inline distT="0" distB="0" distL="0" distR="0">
            <wp:extent cx="10980420" cy="2286000"/>
            <wp:effectExtent l="0" t="0" r="0" b="0"/>
            <wp:docPr id="15" name="Picture 15" descr="user_list_page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user_list_page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04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3B1" w:rsidRDefault="00B403B1" w:rsidP="00B403B1">
      <w:pPr>
        <w:textAlignment w:val="baseline"/>
        <w:rPr>
          <w:ins w:id="3128" w:author="Unknown"/>
          <w:rFonts w:ascii="Roboto" w:hAnsi="Roboto"/>
          <w:color w:val="444444"/>
          <w:spacing w:val="8"/>
        </w:rPr>
      </w:pPr>
      <w:ins w:id="3129" w:author="Unknown">
        <w:r>
          <w:rPr>
            <w:rFonts w:ascii="Roboto" w:hAnsi="Roboto"/>
            <w:color w:val="444444"/>
            <w:spacing w:val="8"/>
          </w:rPr>
          <w:lastRenderedPageBreak/>
          <w:br/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Users Add New Screen:</w:t>
        </w:r>
        <w:r>
          <w:rPr>
            <w:rFonts w:ascii="Roboto" w:hAnsi="Roboto"/>
            <w:color w:val="444444"/>
            <w:spacing w:val="8"/>
          </w:rPr>
          <w:br/>
        </w:r>
      </w:ins>
    </w:p>
    <w:p w:rsidR="00B403B1" w:rsidRDefault="00B403B1" w:rsidP="00B403B1">
      <w:pPr>
        <w:shd w:val="clear" w:color="auto" w:fill="FFFFFF"/>
        <w:jc w:val="center"/>
        <w:textAlignment w:val="baseline"/>
        <w:rPr>
          <w:ins w:id="3130" w:author="Unknown"/>
          <w:rFonts w:ascii="Roboto" w:hAnsi="Roboto"/>
          <w:color w:val="444444"/>
          <w:spacing w:val="8"/>
        </w:rPr>
      </w:pPr>
      <w:r>
        <w:rPr>
          <w:rFonts w:ascii="Roboto" w:hAnsi="Roboto"/>
          <w:noProof/>
          <w:color w:val="F45145"/>
          <w:spacing w:val="8"/>
          <w:bdr w:val="none" w:sz="0" w:space="0" w:color="auto" w:frame="1"/>
        </w:rPr>
        <w:drawing>
          <wp:inline distT="0" distB="0" distL="0" distR="0">
            <wp:extent cx="10896600" cy="1905000"/>
            <wp:effectExtent l="0" t="0" r="0" b="0"/>
            <wp:docPr id="14" name="Picture 14" descr="add user page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add user page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66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3B1" w:rsidRDefault="00B403B1" w:rsidP="00B403B1">
      <w:pPr>
        <w:textAlignment w:val="baseline"/>
        <w:rPr>
          <w:ins w:id="3131" w:author="Unknown"/>
          <w:rFonts w:ascii="Roboto" w:hAnsi="Roboto"/>
          <w:color w:val="444444"/>
          <w:spacing w:val="8"/>
        </w:rPr>
      </w:pPr>
      <w:ins w:id="3132" w:author="Unknown"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Users Update Screen:</w:t>
        </w:r>
        <w:r>
          <w:rPr>
            <w:rFonts w:ascii="Roboto" w:hAnsi="Roboto"/>
            <w:color w:val="444444"/>
            <w:spacing w:val="8"/>
          </w:rPr>
          <w:br/>
        </w:r>
      </w:ins>
    </w:p>
    <w:p w:rsidR="00B403B1" w:rsidRDefault="00B403B1" w:rsidP="00B403B1">
      <w:pPr>
        <w:shd w:val="clear" w:color="auto" w:fill="FFFFFF"/>
        <w:jc w:val="center"/>
        <w:textAlignment w:val="baseline"/>
        <w:rPr>
          <w:ins w:id="3133" w:author="Unknown"/>
          <w:rFonts w:ascii="Roboto" w:hAnsi="Roboto"/>
          <w:color w:val="444444"/>
          <w:spacing w:val="8"/>
        </w:rPr>
      </w:pPr>
      <w:r>
        <w:rPr>
          <w:rFonts w:ascii="Roboto" w:hAnsi="Roboto"/>
          <w:noProof/>
          <w:color w:val="F45145"/>
          <w:spacing w:val="8"/>
          <w:bdr w:val="none" w:sz="0" w:space="0" w:color="auto" w:frame="1"/>
        </w:rPr>
        <w:drawing>
          <wp:inline distT="0" distB="0" distL="0" distR="0">
            <wp:extent cx="10873740" cy="1752600"/>
            <wp:effectExtent l="0" t="0" r="3810" b="0"/>
            <wp:docPr id="13" name="Picture 13" descr="update user page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update user page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374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3B1" w:rsidRDefault="00B403B1" w:rsidP="00B403B1">
      <w:ins w:id="3134" w:author="Unknown">
        <w:r>
          <w:rPr>
            <w:rFonts w:ascii="Roboto" w:hAnsi="Roboto"/>
            <w:color w:val="444444"/>
            <w:spacing w:val="8"/>
          </w:rPr>
          <w:br/>
        </w:r>
      </w:ins>
    </w:p>
    <w:p w:rsidR="00B403B1" w:rsidRDefault="00B403B1" w:rsidP="00B403B1">
      <w:pPr>
        <w:pStyle w:val="Heading1"/>
        <w:spacing w:before="0" w:after="225"/>
        <w:textAlignment w:val="baseline"/>
        <w:rPr>
          <w:rFonts w:ascii="Roboto" w:hAnsi="Roboto" w:cs="Arial"/>
          <w:b w:val="0"/>
          <w:bCs w:val="0"/>
          <w:color w:val="2D2D2D"/>
          <w:sz w:val="45"/>
          <w:szCs w:val="45"/>
        </w:rPr>
      </w:pPr>
      <w:r>
        <w:rPr>
          <w:rFonts w:ascii="Roboto" w:hAnsi="Roboto" w:cs="Arial"/>
          <w:b w:val="0"/>
          <w:bCs w:val="0"/>
          <w:color w:val="2D2D2D"/>
          <w:sz w:val="45"/>
          <w:szCs w:val="45"/>
        </w:rPr>
        <w:t>Spring Restful Web Services example JSON CRUD using Maven within the Eclipse IDE and MySQL Database Tutorial</w:t>
      </w:r>
    </w:p>
    <w:p w:rsidR="00B403B1" w:rsidRDefault="00B403B1" w:rsidP="00B403B1">
      <w:pPr>
        <w:spacing w:line="413" w:lineRule="atLeast"/>
        <w:textAlignment w:val="baseline"/>
        <w:rPr>
          <w:rFonts w:ascii="Arial" w:hAnsi="Arial" w:cs="Arial"/>
          <w:color w:val="999999"/>
          <w:sz w:val="17"/>
          <w:szCs w:val="17"/>
        </w:rPr>
      </w:pPr>
      <w:r>
        <w:rPr>
          <w:rStyle w:val="label-info"/>
          <w:rFonts w:ascii="Arial" w:hAnsi="Arial" w:cs="Arial"/>
          <w:color w:val="999999"/>
          <w:sz w:val="17"/>
          <w:szCs w:val="17"/>
          <w:bdr w:val="none" w:sz="0" w:space="0" w:color="auto" w:frame="1"/>
        </w:rPr>
        <w:t>In </w:t>
      </w:r>
      <w:hyperlink r:id="rId46" w:history="1">
        <w:r>
          <w:rPr>
            <w:rStyle w:val="Hyperlink"/>
            <w:rFonts w:ascii="Arial" w:hAnsi="Arial" w:cs="Arial"/>
            <w:color w:val="F45145"/>
            <w:sz w:val="18"/>
            <w:szCs w:val="18"/>
            <w:bdr w:val="none" w:sz="0" w:space="0" w:color="auto" w:frame="1"/>
          </w:rPr>
          <w:t>Java</w:t>
        </w:r>
      </w:hyperlink>
      <w:r>
        <w:rPr>
          <w:rStyle w:val="label-info"/>
          <w:rFonts w:ascii="Arial" w:hAnsi="Arial" w:cs="Arial"/>
          <w:color w:val="999999"/>
          <w:sz w:val="17"/>
          <w:szCs w:val="17"/>
          <w:bdr w:val="none" w:sz="0" w:space="0" w:color="auto" w:frame="1"/>
        </w:rPr>
        <w:t> </w:t>
      </w:r>
      <w:hyperlink r:id="rId47" w:history="1">
        <w:r>
          <w:rPr>
            <w:rStyle w:val="Hyperlink"/>
            <w:rFonts w:ascii="Arial" w:hAnsi="Arial" w:cs="Arial"/>
            <w:color w:val="F45145"/>
            <w:sz w:val="18"/>
            <w:szCs w:val="18"/>
            <w:bdr w:val="none" w:sz="0" w:space="0" w:color="auto" w:frame="1"/>
          </w:rPr>
          <w:t>Java Tutorial</w:t>
        </w:r>
      </w:hyperlink>
      <w:r>
        <w:rPr>
          <w:rStyle w:val="time-info"/>
          <w:rFonts w:ascii="Arial" w:hAnsi="Arial" w:cs="Arial"/>
          <w:color w:val="999999"/>
          <w:sz w:val="17"/>
          <w:szCs w:val="17"/>
          <w:bdr w:val="none" w:sz="0" w:space="0" w:color="auto" w:frame="1"/>
        </w:rPr>
        <w:t>Published On </w:t>
      </w:r>
      <w:hyperlink r:id="rId48" w:tooltip="permanent link" w:history="1">
        <w:r>
          <w:rPr>
            <w:rStyle w:val="Hyperlink"/>
            <w:rFonts w:ascii="Arial" w:hAnsi="Arial" w:cs="Arial"/>
            <w:color w:val="F45145"/>
            <w:sz w:val="17"/>
            <w:szCs w:val="17"/>
            <w:bdr w:val="none" w:sz="0" w:space="0" w:color="auto" w:frame="1"/>
          </w:rPr>
          <w:t>February 05, 2018</w:t>
        </w:r>
      </w:hyperlink>
    </w:p>
    <w:p w:rsidR="00B403B1" w:rsidRDefault="00B403B1" w:rsidP="00B403B1">
      <w:pPr>
        <w:pStyle w:val="Heading2"/>
        <w:spacing w:before="405" w:beforeAutospacing="0" w:after="405" w:afterAutospacing="0" w:line="223" w:lineRule="atLeast"/>
        <w:textAlignment w:val="baseline"/>
        <w:rPr>
          <w:rFonts w:ascii="Roboto" w:hAnsi="Roboto"/>
          <w:color w:val="242D36"/>
          <w:spacing w:val="8"/>
          <w:sz w:val="48"/>
          <w:szCs w:val="48"/>
        </w:rPr>
      </w:pPr>
      <w:r>
        <w:rPr>
          <w:rFonts w:ascii="Roboto" w:hAnsi="Roboto"/>
          <w:color w:val="242D36"/>
          <w:spacing w:val="8"/>
          <w:sz w:val="48"/>
          <w:szCs w:val="48"/>
        </w:rPr>
        <w:t>Overview</w:t>
      </w:r>
    </w:p>
    <w:p w:rsidR="00B403B1" w:rsidRDefault="00B403B1" w:rsidP="00B403B1">
      <w:pPr>
        <w:textAlignment w:val="baseline"/>
        <w:rPr>
          <w:rFonts w:ascii="Roboto" w:hAnsi="Roboto"/>
          <w:color w:val="444444"/>
          <w:spacing w:val="8"/>
          <w:sz w:val="24"/>
          <w:szCs w:val="24"/>
        </w:rPr>
      </w:pPr>
      <w:r>
        <w:rPr>
          <w:rFonts w:ascii="Roboto" w:hAnsi="Roboto"/>
          <w:color w:val="444444"/>
          <w:spacing w:val="8"/>
        </w:rPr>
        <w:lastRenderedPageBreak/>
        <w:t>In this tutorial, we show you how to create a simple </w:t>
      </w:r>
      <w:hyperlink r:id="rId49" w:history="1">
        <w:r>
          <w:rPr>
            <w:rStyle w:val="Hyperlink"/>
            <w:rFonts w:ascii="Roboto" w:hAnsi="Roboto"/>
            <w:color w:val="F45145"/>
            <w:spacing w:val="8"/>
            <w:bdr w:val="none" w:sz="0" w:space="0" w:color="auto" w:frame="1"/>
          </w:rPr>
          <w:t>Restful web services CRUD</w:t>
        </w:r>
      </w:hyperlink>
      <w:r>
        <w:rPr>
          <w:rFonts w:ascii="Roboto" w:hAnsi="Roboto"/>
          <w:color w:val="444444"/>
          <w:spacing w:val="8"/>
        </w:rPr>
        <w:t> example in java using Spring MVC return json. We'll building a spring restful web services annotations using eclipse and tomcat step by step.</w:t>
      </w:r>
      <w:r>
        <w:rPr>
          <w:rFonts w:ascii="Roboto" w:hAnsi="Roboto"/>
          <w:color w:val="444444"/>
          <w:spacing w:val="8"/>
        </w:rPr>
        <w:br/>
      </w:r>
      <w:r>
        <w:rPr>
          <w:rFonts w:ascii="Roboto" w:hAnsi="Roboto"/>
          <w:color w:val="444444"/>
          <w:spacing w:val="8"/>
        </w:rPr>
        <w:br/>
      </w:r>
      <w:r>
        <w:rPr>
          <w:rFonts w:ascii="inherit" w:hAnsi="inherit"/>
          <w:b/>
          <w:bCs/>
          <w:i/>
          <w:iCs/>
          <w:color w:val="444444"/>
          <w:spacing w:val="8"/>
          <w:bdr w:val="none" w:sz="0" w:space="0" w:color="auto" w:frame="1"/>
        </w:rPr>
        <w:t>Follow the steps mentioned below to develop Restful web services.</w:t>
      </w:r>
      <w:r>
        <w:rPr>
          <w:rFonts w:ascii="Roboto" w:hAnsi="Roboto"/>
          <w:color w:val="444444"/>
          <w:spacing w:val="8"/>
        </w:rPr>
        <w:br/>
      </w:r>
      <w:r>
        <w:rPr>
          <w:rFonts w:ascii="Roboto" w:hAnsi="Roboto"/>
          <w:color w:val="444444"/>
          <w:spacing w:val="8"/>
        </w:rPr>
        <w:br/>
      </w:r>
    </w:p>
    <w:p w:rsidR="00B403B1" w:rsidRDefault="00B403B1" w:rsidP="00B403B1">
      <w:pPr>
        <w:jc w:val="center"/>
        <w:textAlignment w:val="baseline"/>
        <w:rPr>
          <w:rFonts w:ascii="Roboto" w:hAnsi="Roboto"/>
          <w:color w:val="444444"/>
          <w:spacing w:val="8"/>
        </w:rPr>
      </w:pPr>
      <w:r>
        <w:rPr>
          <w:rFonts w:ascii="Roboto" w:hAnsi="Roboto"/>
          <w:noProof/>
          <w:color w:val="F45145"/>
          <w:spacing w:val="8"/>
          <w:bdr w:val="none" w:sz="0" w:space="0" w:color="auto" w:frame="1"/>
        </w:rPr>
        <w:drawing>
          <wp:inline distT="0" distB="0" distL="0" distR="0">
            <wp:extent cx="6096000" cy="3657600"/>
            <wp:effectExtent l="0" t="0" r="0" b="0"/>
            <wp:docPr id="25" name="Picture 25" descr="Spring 4 MVC RESTFul Web Services JSON CRUD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Spring 4 MVC RESTFul Web Services JSON CRUD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3B1" w:rsidRDefault="00B403B1" w:rsidP="00B403B1">
      <w:pPr>
        <w:textAlignment w:val="baseline"/>
        <w:rPr>
          <w:rFonts w:ascii="Roboto" w:hAnsi="Roboto"/>
          <w:color w:val="444444"/>
          <w:spacing w:val="8"/>
        </w:rPr>
      </w:pPr>
      <w:r>
        <w:rPr>
          <w:rFonts w:ascii="Roboto" w:hAnsi="Roboto"/>
          <w:color w:val="444444"/>
          <w:spacing w:val="8"/>
        </w:rPr>
        <w:br/>
      </w:r>
    </w:p>
    <w:p w:rsidR="00B403B1" w:rsidRDefault="00B403B1" w:rsidP="00B403B1">
      <w:pPr>
        <w:pStyle w:val="Heading2"/>
        <w:spacing w:before="405" w:beforeAutospacing="0" w:after="405" w:afterAutospacing="0" w:line="223" w:lineRule="atLeast"/>
        <w:textAlignment w:val="baseline"/>
        <w:rPr>
          <w:rFonts w:ascii="Roboto" w:hAnsi="Roboto"/>
          <w:color w:val="242D36"/>
          <w:spacing w:val="8"/>
          <w:sz w:val="48"/>
          <w:szCs w:val="48"/>
        </w:rPr>
      </w:pPr>
      <w:r>
        <w:rPr>
          <w:rFonts w:ascii="Roboto" w:hAnsi="Roboto"/>
          <w:color w:val="242D36"/>
          <w:spacing w:val="8"/>
          <w:sz w:val="48"/>
          <w:szCs w:val="48"/>
        </w:rPr>
        <w:t>Watch Tutorial</w:t>
      </w:r>
    </w:p>
    <w:p w:rsidR="00B403B1" w:rsidRDefault="00B403B1" w:rsidP="00B403B1">
      <w:pPr>
        <w:textAlignment w:val="baseline"/>
        <w:rPr>
          <w:rFonts w:ascii="Roboto" w:hAnsi="Roboto"/>
          <w:color w:val="444444"/>
          <w:spacing w:val="8"/>
          <w:sz w:val="24"/>
          <w:szCs w:val="24"/>
        </w:rPr>
      </w:pPr>
    </w:p>
    <w:p w:rsidR="00B403B1" w:rsidRDefault="00B403B1" w:rsidP="00B403B1">
      <w:pPr>
        <w:textAlignment w:val="baseline"/>
        <w:rPr>
          <w:rFonts w:ascii="Roboto" w:hAnsi="Roboto"/>
          <w:color w:val="444444"/>
          <w:spacing w:val="8"/>
        </w:rPr>
      </w:pPr>
      <w:r>
        <w:rPr>
          <w:rFonts w:ascii="Roboto" w:hAnsi="Roboto"/>
          <w:color w:val="444444"/>
          <w:spacing w:val="8"/>
        </w:rPr>
        <w:br/>
      </w:r>
    </w:p>
    <w:p w:rsidR="00B403B1" w:rsidRDefault="00B403B1" w:rsidP="00B403B1">
      <w:pPr>
        <w:pStyle w:val="Heading2"/>
        <w:spacing w:before="405" w:beforeAutospacing="0" w:after="405" w:afterAutospacing="0" w:line="223" w:lineRule="atLeast"/>
        <w:textAlignment w:val="baseline"/>
        <w:rPr>
          <w:rFonts w:ascii="Roboto" w:hAnsi="Roboto"/>
          <w:color w:val="242D36"/>
          <w:spacing w:val="8"/>
          <w:sz w:val="48"/>
          <w:szCs w:val="48"/>
        </w:rPr>
      </w:pPr>
      <w:r>
        <w:rPr>
          <w:rFonts w:ascii="Roboto" w:hAnsi="Roboto"/>
          <w:color w:val="242D36"/>
          <w:spacing w:val="8"/>
          <w:sz w:val="48"/>
          <w:szCs w:val="48"/>
        </w:rPr>
        <w:t>MySQL database settings</w:t>
      </w:r>
    </w:p>
    <w:p w:rsidR="00B403B1" w:rsidRDefault="00B403B1" w:rsidP="00B403B1">
      <w:pPr>
        <w:textAlignment w:val="baseline"/>
        <w:rPr>
          <w:rFonts w:ascii="Roboto" w:hAnsi="Roboto"/>
          <w:color w:val="444444"/>
          <w:spacing w:val="8"/>
          <w:sz w:val="24"/>
          <w:szCs w:val="24"/>
        </w:rPr>
      </w:pPr>
      <w:r>
        <w:rPr>
          <w:rFonts w:ascii="Roboto" w:hAnsi="Roboto"/>
          <w:color w:val="444444"/>
          <w:spacing w:val="8"/>
        </w:rPr>
        <w:lastRenderedPageBreak/>
        <w:t>Execute the following MySQL script in order to create a database named </w:t>
      </w:r>
      <w:r>
        <w:rPr>
          <w:rFonts w:ascii="inherit" w:hAnsi="inherit"/>
          <w:b/>
          <w:bCs/>
          <w:i/>
          <w:iCs/>
          <w:color w:val="444444"/>
          <w:spacing w:val="8"/>
          <w:bdr w:val="none" w:sz="0" w:space="0" w:color="auto" w:frame="1"/>
        </w:rPr>
        <w:t>jack_rutorial_demo</w:t>
      </w:r>
      <w:r>
        <w:rPr>
          <w:rFonts w:ascii="Roboto" w:hAnsi="Roboto"/>
          <w:color w:val="444444"/>
          <w:spacing w:val="8"/>
        </w:rPr>
        <w:t> with a table named </w:t>
      </w:r>
      <w:r>
        <w:rPr>
          <w:rFonts w:ascii="inherit" w:hAnsi="inherit"/>
          <w:b/>
          <w:bCs/>
          <w:i/>
          <w:iCs/>
          <w:color w:val="444444"/>
          <w:spacing w:val="8"/>
          <w:bdr w:val="none" w:sz="0" w:space="0" w:color="auto" w:frame="1"/>
        </w:rPr>
        <w:t>users</w:t>
      </w:r>
      <w:r>
        <w:rPr>
          <w:rFonts w:ascii="Roboto" w:hAnsi="Roboto"/>
          <w:color w:val="444444"/>
          <w:spacing w:val="8"/>
        </w:rPr>
        <w:t>. </w:t>
      </w:r>
      <w:r>
        <w:rPr>
          <w:rFonts w:ascii="Roboto" w:hAnsi="Roboto"/>
          <w:color w:val="444444"/>
          <w:spacing w:val="8"/>
        </w:rPr>
        <w:br/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CREATE DATABASE </w:t>
      </w:r>
      <w:r>
        <w:rPr>
          <w:rStyle w:val="str"/>
          <w:rFonts w:ascii="Consolas" w:hAnsi="Consolas" w:cs="Consolas"/>
          <w:color w:val="29A329"/>
          <w:spacing w:val="8"/>
          <w:sz w:val="15"/>
          <w:szCs w:val="15"/>
          <w:bdr w:val="none" w:sz="0" w:space="0" w:color="auto" w:frame="1"/>
        </w:rPr>
        <w:t>`jack_rutorial_demo`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CREATE TABLE  </w:t>
      </w:r>
      <w:r>
        <w:rPr>
          <w:rStyle w:val="str"/>
          <w:rFonts w:ascii="Consolas" w:hAnsi="Consolas" w:cs="Consolas"/>
          <w:color w:val="29A329"/>
          <w:spacing w:val="8"/>
          <w:sz w:val="15"/>
          <w:szCs w:val="15"/>
          <w:bdr w:val="none" w:sz="0" w:space="0" w:color="auto" w:frame="1"/>
        </w:rPr>
        <w:t>`users`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str"/>
          <w:rFonts w:ascii="Consolas" w:hAnsi="Consolas" w:cs="Consolas"/>
          <w:color w:val="29A329"/>
          <w:spacing w:val="8"/>
          <w:sz w:val="15"/>
          <w:szCs w:val="15"/>
          <w:bdr w:val="none" w:sz="0" w:space="0" w:color="auto" w:frame="1"/>
        </w:rPr>
        <w:t>`id`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int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lit"/>
          <w:rFonts w:ascii="Consolas" w:hAnsi="Consolas" w:cs="Consolas"/>
          <w:color w:val="87711D"/>
          <w:spacing w:val="8"/>
          <w:sz w:val="15"/>
          <w:szCs w:val="15"/>
          <w:bdr w:val="none" w:sz="0" w:space="0" w:color="auto" w:frame="1"/>
        </w:rPr>
        <w:t>11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NOT NULL AUTO_INCREMENT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,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str"/>
          <w:rFonts w:ascii="Consolas" w:hAnsi="Consolas" w:cs="Consolas"/>
          <w:color w:val="29A329"/>
          <w:spacing w:val="8"/>
          <w:sz w:val="15"/>
          <w:szCs w:val="15"/>
          <w:bdr w:val="none" w:sz="0" w:space="0" w:color="auto" w:frame="1"/>
        </w:rPr>
        <w:t>`firstname`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varchar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lit"/>
          <w:rFonts w:ascii="Consolas" w:hAnsi="Consolas" w:cs="Consolas"/>
          <w:color w:val="87711D"/>
          <w:spacing w:val="8"/>
          <w:sz w:val="15"/>
          <w:szCs w:val="15"/>
          <w:bdr w:val="none" w:sz="0" w:space="0" w:color="auto" w:frame="1"/>
        </w:rPr>
        <w:t>45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NOT NULL DEFAULT </w:t>
      </w:r>
      <w:r>
        <w:rPr>
          <w:rStyle w:val="str"/>
          <w:rFonts w:ascii="Consolas" w:hAnsi="Consolas" w:cs="Consolas"/>
          <w:color w:val="29A329"/>
          <w:spacing w:val="8"/>
          <w:sz w:val="15"/>
          <w:szCs w:val="15"/>
          <w:bdr w:val="none" w:sz="0" w:space="0" w:color="auto" w:frame="1"/>
        </w:rPr>
        <w:t>''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,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str"/>
          <w:rFonts w:ascii="Consolas" w:hAnsi="Consolas" w:cs="Consolas"/>
          <w:color w:val="29A329"/>
          <w:spacing w:val="8"/>
          <w:sz w:val="15"/>
          <w:szCs w:val="15"/>
          <w:bdr w:val="none" w:sz="0" w:space="0" w:color="auto" w:frame="1"/>
        </w:rPr>
        <w:t>`lastname`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varchar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lit"/>
          <w:rFonts w:ascii="Consolas" w:hAnsi="Consolas" w:cs="Consolas"/>
          <w:color w:val="87711D"/>
          <w:spacing w:val="8"/>
          <w:sz w:val="15"/>
          <w:szCs w:val="15"/>
          <w:bdr w:val="none" w:sz="0" w:space="0" w:color="auto" w:frame="1"/>
        </w:rPr>
        <w:t>100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NOT NULL DEFAULT </w:t>
      </w:r>
      <w:r>
        <w:rPr>
          <w:rStyle w:val="str"/>
          <w:rFonts w:ascii="Consolas" w:hAnsi="Consolas" w:cs="Consolas"/>
          <w:color w:val="29A329"/>
          <w:spacing w:val="8"/>
          <w:sz w:val="15"/>
          <w:szCs w:val="15"/>
          <w:bdr w:val="none" w:sz="0" w:space="0" w:color="auto" w:frame="1"/>
        </w:rPr>
        <w:t>''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,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str"/>
          <w:rFonts w:ascii="Consolas" w:hAnsi="Consolas" w:cs="Consolas"/>
          <w:color w:val="29A329"/>
          <w:spacing w:val="8"/>
          <w:sz w:val="15"/>
          <w:szCs w:val="15"/>
          <w:bdr w:val="none" w:sz="0" w:space="0" w:color="auto" w:frame="1"/>
        </w:rPr>
        <w:t>`address`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varchar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lit"/>
          <w:rFonts w:ascii="Consolas" w:hAnsi="Consolas" w:cs="Consolas"/>
          <w:color w:val="87711D"/>
          <w:spacing w:val="8"/>
          <w:sz w:val="15"/>
          <w:szCs w:val="15"/>
          <w:bdr w:val="none" w:sz="0" w:space="0" w:color="auto" w:frame="1"/>
        </w:rPr>
        <w:t>100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NOT NULL DEFAULT </w:t>
      </w:r>
      <w:r>
        <w:rPr>
          <w:rStyle w:val="str"/>
          <w:rFonts w:ascii="Consolas" w:hAnsi="Consolas" w:cs="Consolas"/>
          <w:color w:val="29A329"/>
          <w:spacing w:val="8"/>
          <w:sz w:val="15"/>
          <w:szCs w:val="15"/>
          <w:bdr w:val="none" w:sz="0" w:space="0" w:color="auto" w:frame="1"/>
        </w:rPr>
        <w:t>''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,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PRIMARY KEY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str"/>
          <w:rFonts w:ascii="Consolas" w:hAnsi="Consolas" w:cs="Consolas"/>
          <w:color w:val="29A329"/>
          <w:spacing w:val="8"/>
          <w:sz w:val="15"/>
          <w:szCs w:val="15"/>
          <w:bdr w:val="none" w:sz="0" w:space="0" w:color="auto" w:frame="1"/>
        </w:rPr>
        <w:t>`id`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Fonts w:ascii="Consolas" w:hAnsi="Consolas" w:cs="Consolas"/>
          <w:color w:val="444444"/>
          <w:spacing w:val="8"/>
          <w:sz w:val="15"/>
          <w:szCs w:val="15"/>
        </w:rPr>
      </w:pP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ENGINE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InnoDB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AUTO_INCREMENT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>
        <w:rPr>
          <w:rStyle w:val="lit"/>
          <w:rFonts w:ascii="Consolas" w:hAnsi="Consolas" w:cs="Consolas"/>
          <w:color w:val="87711D"/>
          <w:spacing w:val="8"/>
          <w:sz w:val="15"/>
          <w:szCs w:val="15"/>
          <w:bdr w:val="none" w:sz="0" w:space="0" w:color="auto" w:frame="1"/>
        </w:rPr>
        <w:t>1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DEFAULT CHARSET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utf8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eading2"/>
        <w:spacing w:before="405" w:beforeAutospacing="0" w:after="405" w:afterAutospacing="0" w:line="223" w:lineRule="atLeast"/>
        <w:textAlignment w:val="baseline"/>
        <w:rPr>
          <w:rFonts w:ascii="Roboto" w:hAnsi="Roboto"/>
          <w:color w:val="242D36"/>
          <w:spacing w:val="8"/>
          <w:sz w:val="48"/>
          <w:szCs w:val="48"/>
        </w:rPr>
      </w:pPr>
      <w:r>
        <w:rPr>
          <w:rFonts w:ascii="Roboto" w:hAnsi="Roboto"/>
          <w:color w:val="242D36"/>
          <w:spacing w:val="8"/>
          <w:sz w:val="48"/>
          <w:szCs w:val="48"/>
        </w:rPr>
        <w:t>Project Structure</w:t>
      </w:r>
    </w:p>
    <w:p w:rsidR="00B403B1" w:rsidRDefault="00B403B1" w:rsidP="00B403B1">
      <w:pPr>
        <w:textAlignment w:val="baseline"/>
        <w:rPr>
          <w:rFonts w:ascii="Roboto" w:hAnsi="Roboto"/>
          <w:color w:val="444444"/>
          <w:spacing w:val="8"/>
          <w:sz w:val="24"/>
          <w:szCs w:val="24"/>
        </w:rPr>
      </w:pPr>
      <w:r>
        <w:rPr>
          <w:rFonts w:ascii="Roboto" w:hAnsi="Roboto"/>
          <w:color w:val="444444"/>
          <w:spacing w:val="8"/>
        </w:rPr>
        <w:t>The following screenshot shows final structure of the project. </w:t>
      </w:r>
    </w:p>
    <w:p w:rsidR="00B403B1" w:rsidRDefault="00B403B1" w:rsidP="00B403B1">
      <w:pPr>
        <w:jc w:val="center"/>
        <w:textAlignment w:val="baseline"/>
        <w:rPr>
          <w:rFonts w:ascii="Roboto" w:hAnsi="Roboto"/>
          <w:color w:val="444444"/>
          <w:spacing w:val="8"/>
        </w:rPr>
      </w:pPr>
      <w:r>
        <w:rPr>
          <w:rFonts w:ascii="Roboto" w:hAnsi="Roboto"/>
          <w:noProof/>
          <w:color w:val="F45145"/>
          <w:spacing w:val="8"/>
          <w:bdr w:val="none" w:sz="0" w:space="0" w:color="auto" w:frame="1"/>
        </w:rPr>
        <w:lastRenderedPageBreak/>
        <w:drawing>
          <wp:inline distT="0" distB="0" distL="0" distR="0">
            <wp:extent cx="4320540" cy="6096000"/>
            <wp:effectExtent l="0" t="0" r="3810" b="0"/>
            <wp:docPr id="24" name="Picture 24" descr="Project Structure Spring 4 Restful web services crud json example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Project Structure Spring 4 Restful web services crud json example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3B1" w:rsidRDefault="00B403B1" w:rsidP="00B403B1">
      <w:pPr>
        <w:pStyle w:val="Heading2"/>
        <w:spacing w:before="405" w:beforeAutospacing="0" w:after="405" w:afterAutospacing="0" w:line="223" w:lineRule="atLeast"/>
        <w:textAlignment w:val="baseline"/>
        <w:rPr>
          <w:rFonts w:ascii="Roboto" w:hAnsi="Roboto"/>
          <w:color w:val="242D36"/>
          <w:spacing w:val="8"/>
          <w:sz w:val="48"/>
          <w:szCs w:val="48"/>
        </w:rPr>
      </w:pPr>
      <w:r>
        <w:rPr>
          <w:rFonts w:ascii="Roboto" w:hAnsi="Roboto"/>
          <w:color w:val="242D36"/>
          <w:spacing w:val="8"/>
          <w:sz w:val="48"/>
          <w:szCs w:val="48"/>
        </w:rPr>
        <w:t>Create Spring Project in Eclipse</w:t>
      </w:r>
    </w:p>
    <w:p w:rsidR="00B403B1" w:rsidRDefault="00B403B1" w:rsidP="00B403B1">
      <w:pPr>
        <w:numPr>
          <w:ilvl w:val="0"/>
          <w:numId w:val="18"/>
        </w:numPr>
        <w:spacing w:before="120" w:after="60" w:line="240" w:lineRule="auto"/>
        <w:ind w:left="528" w:firstLine="0"/>
        <w:textAlignment w:val="baseline"/>
        <w:rPr>
          <w:rFonts w:ascii="inherit" w:hAnsi="inherit"/>
          <w:color w:val="666666"/>
          <w:spacing w:val="8"/>
          <w:sz w:val="23"/>
          <w:szCs w:val="23"/>
        </w:rPr>
      </w:pPr>
      <w:r>
        <w:rPr>
          <w:rFonts w:ascii="inherit" w:hAnsi="inherit"/>
          <w:color w:val="666666"/>
          <w:spacing w:val="8"/>
          <w:sz w:val="23"/>
          <w:szCs w:val="23"/>
        </w:rPr>
        <w:t>Launch Eclipse IDE.</w:t>
      </w:r>
    </w:p>
    <w:p w:rsidR="00B403B1" w:rsidRDefault="00B403B1" w:rsidP="00B403B1">
      <w:pPr>
        <w:numPr>
          <w:ilvl w:val="0"/>
          <w:numId w:val="18"/>
        </w:numPr>
        <w:spacing w:before="120" w:after="60" w:line="240" w:lineRule="auto"/>
        <w:ind w:left="528" w:firstLine="0"/>
        <w:textAlignment w:val="baseline"/>
        <w:rPr>
          <w:rFonts w:ascii="inherit" w:hAnsi="inherit"/>
          <w:color w:val="666666"/>
          <w:spacing w:val="8"/>
          <w:sz w:val="23"/>
          <w:szCs w:val="23"/>
        </w:rPr>
      </w:pPr>
      <w:r>
        <w:rPr>
          <w:rFonts w:ascii="inherit" w:hAnsi="inherit"/>
          <w:color w:val="666666"/>
          <w:spacing w:val="8"/>
          <w:sz w:val="23"/>
          <w:szCs w:val="23"/>
        </w:rPr>
        <w:t>Go to File-&gt; New-&gt; Others... Select Maven Project under Maven category then click Next.</w:t>
      </w:r>
    </w:p>
    <w:p w:rsidR="00B403B1" w:rsidRDefault="00B403B1" w:rsidP="00B403B1">
      <w:pPr>
        <w:numPr>
          <w:ilvl w:val="0"/>
          <w:numId w:val="18"/>
        </w:numPr>
        <w:spacing w:before="120" w:after="60" w:line="240" w:lineRule="auto"/>
        <w:ind w:left="528" w:firstLine="0"/>
        <w:textAlignment w:val="baseline"/>
        <w:rPr>
          <w:rFonts w:ascii="inherit" w:hAnsi="inherit"/>
          <w:color w:val="666666"/>
          <w:spacing w:val="8"/>
          <w:sz w:val="23"/>
          <w:szCs w:val="23"/>
        </w:rPr>
      </w:pPr>
      <w:r>
        <w:rPr>
          <w:rFonts w:ascii="inherit" w:hAnsi="inherit"/>
          <w:color w:val="666666"/>
          <w:spacing w:val="8"/>
          <w:sz w:val="23"/>
          <w:szCs w:val="23"/>
        </w:rPr>
        <w:t>In New Maven Project wizard, select "Create a simpel project(skip archetype selection)" and click on Next</w:t>
      </w:r>
    </w:p>
    <w:p w:rsidR="00B403B1" w:rsidRDefault="00B403B1" w:rsidP="00B403B1">
      <w:pPr>
        <w:numPr>
          <w:ilvl w:val="0"/>
          <w:numId w:val="18"/>
        </w:numPr>
        <w:spacing w:after="0" w:line="240" w:lineRule="auto"/>
        <w:ind w:left="528" w:firstLine="0"/>
        <w:textAlignment w:val="baseline"/>
        <w:rPr>
          <w:rFonts w:ascii="inherit" w:hAnsi="inherit"/>
          <w:color w:val="666666"/>
          <w:spacing w:val="8"/>
          <w:sz w:val="23"/>
          <w:szCs w:val="23"/>
        </w:rPr>
      </w:pPr>
      <w:r>
        <w:rPr>
          <w:rFonts w:ascii="inherit" w:hAnsi="inherit"/>
          <w:color w:val="666666"/>
          <w:spacing w:val="8"/>
          <w:sz w:val="23"/>
          <w:szCs w:val="23"/>
        </w:rPr>
        <w:t>In next wizard, type "</w:t>
      </w:r>
      <w:r>
        <w:rPr>
          <w:rFonts w:ascii="inherit" w:hAnsi="inherit"/>
          <w:b/>
          <w:bCs/>
          <w:i/>
          <w:iCs/>
          <w:color w:val="666666"/>
          <w:spacing w:val="8"/>
          <w:sz w:val="23"/>
          <w:szCs w:val="23"/>
          <w:bdr w:val="none" w:sz="0" w:space="0" w:color="auto" w:frame="1"/>
        </w:rPr>
        <w:t>com.jackrutorial</w:t>
      </w:r>
      <w:r>
        <w:rPr>
          <w:rFonts w:ascii="inherit" w:hAnsi="inherit"/>
          <w:color w:val="666666"/>
          <w:spacing w:val="8"/>
          <w:sz w:val="23"/>
          <w:szCs w:val="23"/>
        </w:rPr>
        <w:t>" in the "Group ID:" field</w:t>
      </w:r>
    </w:p>
    <w:p w:rsidR="00B403B1" w:rsidRDefault="00B403B1" w:rsidP="00B403B1">
      <w:pPr>
        <w:numPr>
          <w:ilvl w:val="0"/>
          <w:numId w:val="18"/>
        </w:numPr>
        <w:spacing w:after="0" w:line="240" w:lineRule="auto"/>
        <w:ind w:left="528" w:firstLine="0"/>
        <w:textAlignment w:val="baseline"/>
        <w:rPr>
          <w:rFonts w:ascii="inherit" w:hAnsi="inherit"/>
          <w:color w:val="666666"/>
          <w:spacing w:val="8"/>
          <w:sz w:val="23"/>
          <w:szCs w:val="23"/>
        </w:rPr>
      </w:pPr>
      <w:r>
        <w:rPr>
          <w:rFonts w:ascii="inherit" w:hAnsi="inherit"/>
          <w:color w:val="666666"/>
          <w:spacing w:val="8"/>
          <w:sz w:val="23"/>
          <w:szCs w:val="23"/>
        </w:rPr>
        <w:lastRenderedPageBreak/>
        <w:t>Type "</w:t>
      </w:r>
      <w:r>
        <w:rPr>
          <w:rFonts w:ascii="inherit" w:hAnsi="inherit"/>
          <w:b/>
          <w:bCs/>
          <w:i/>
          <w:iCs/>
          <w:color w:val="666666"/>
          <w:spacing w:val="8"/>
          <w:sz w:val="23"/>
          <w:szCs w:val="23"/>
          <w:bdr w:val="none" w:sz="0" w:space="0" w:color="auto" w:frame="1"/>
        </w:rPr>
        <w:t>SpringRESTFulExample</w:t>
      </w:r>
      <w:r>
        <w:rPr>
          <w:rFonts w:ascii="inherit" w:hAnsi="inherit"/>
          <w:color w:val="666666"/>
          <w:spacing w:val="8"/>
          <w:sz w:val="23"/>
          <w:szCs w:val="23"/>
        </w:rPr>
        <w:t>" in the "Artifact Id:" field</w:t>
      </w:r>
    </w:p>
    <w:p w:rsidR="00B403B1" w:rsidRDefault="00B403B1" w:rsidP="00B403B1">
      <w:pPr>
        <w:numPr>
          <w:ilvl w:val="0"/>
          <w:numId w:val="18"/>
        </w:numPr>
        <w:spacing w:before="120" w:after="60" w:line="240" w:lineRule="auto"/>
        <w:ind w:left="528" w:firstLine="0"/>
        <w:textAlignment w:val="baseline"/>
        <w:rPr>
          <w:rFonts w:ascii="inherit" w:hAnsi="inherit"/>
          <w:color w:val="666666"/>
          <w:spacing w:val="8"/>
          <w:sz w:val="23"/>
          <w:szCs w:val="23"/>
        </w:rPr>
      </w:pPr>
      <w:r>
        <w:rPr>
          <w:rFonts w:ascii="inherit" w:hAnsi="inherit"/>
          <w:color w:val="666666"/>
          <w:spacing w:val="8"/>
          <w:sz w:val="23"/>
          <w:szCs w:val="23"/>
        </w:rPr>
        <w:t>Packaging -&gt; War</w:t>
      </w:r>
    </w:p>
    <w:p w:rsidR="00B403B1" w:rsidRDefault="00B403B1" w:rsidP="00B403B1">
      <w:pPr>
        <w:numPr>
          <w:ilvl w:val="0"/>
          <w:numId w:val="18"/>
        </w:numPr>
        <w:spacing w:before="120" w:after="60" w:line="240" w:lineRule="auto"/>
        <w:ind w:left="528" w:firstLine="0"/>
        <w:textAlignment w:val="baseline"/>
        <w:rPr>
          <w:rFonts w:ascii="inherit" w:hAnsi="inherit"/>
          <w:color w:val="666666"/>
          <w:spacing w:val="8"/>
          <w:sz w:val="23"/>
          <w:szCs w:val="23"/>
        </w:rPr>
      </w:pPr>
      <w:r>
        <w:rPr>
          <w:rFonts w:ascii="inherit" w:hAnsi="inherit"/>
          <w:color w:val="666666"/>
          <w:spacing w:val="8"/>
          <w:sz w:val="23"/>
          <w:szCs w:val="23"/>
        </w:rPr>
        <w:t>Click Finish.</w:t>
      </w:r>
    </w:p>
    <w:p w:rsidR="00B403B1" w:rsidRDefault="00B403B1" w:rsidP="00B403B1">
      <w:pPr>
        <w:pStyle w:val="Heading2"/>
        <w:spacing w:before="405" w:beforeAutospacing="0" w:after="405" w:afterAutospacing="0" w:line="223" w:lineRule="atLeast"/>
        <w:textAlignment w:val="baseline"/>
        <w:rPr>
          <w:rFonts w:ascii="Roboto" w:hAnsi="Roboto"/>
          <w:color w:val="242D36"/>
          <w:spacing w:val="8"/>
          <w:sz w:val="48"/>
          <w:szCs w:val="48"/>
        </w:rPr>
      </w:pPr>
      <w:r>
        <w:rPr>
          <w:rFonts w:ascii="Roboto" w:hAnsi="Roboto"/>
          <w:color w:val="242D36"/>
          <w:spacing w:val="8"/>
          <w:sz w:val="48"/>
          <w:szCs w:val="48"/>
        </w:rPr>
        <w:t>Maven Dependencies</w:t>
      </w:r>
    </w:p>
    <w:p w:rsidR="00B403B1" w:rsidRDefault="00B403B1" w:rsidP="00B403B1">
      <w:pPr>
        <w:textAlignment w:val="baseline"/>
        <w:rPr>
          <w:rFonts w:ascii="Roboto" w:hAnsi="Roboto"/>
          <w:color w:val="444444"/>
          <w:spacing w:val="8"/>
          <w:sz w:val="24"/>
          <w:szCs w:val="24"/>
        </w:rPr>
      </w:pPr>
      <w:r>
        <w:rPr>
          <w:rFonts w:ascii="Roboto" w:hAnsi="Roboto"/>
          <w:color w:val="444444"/>
          <w:spacing w:val="8"/>
        </w:rPr>
        <w:t>We will update </w:t>
      </w:r>
      <w:r>
        <w:rPr>
          <w:rFonts w:ascii="inherit" w:hAnsi="inherit"/>
          <w:b/>
          <w:bCs/>
          <w:i/>
          <w:iCs/>
          <w:color w:val="444444"/>
          <w:spacing w:val="8"/>
          <w:bdr w:val="none" w:sz="0" w:space="0" w:color="auto" w:frame="1"/>
        </w:rPr>
        <w:t>pom.xml</w:t>
      </w:r>
      <w:r>
        <w:rPr>
          <w:rFonts w:ascii="Roboto" w:hAnsi="Roboto"/>
          <w:color w:val="444444"/>
          <w:spacing w:val="8"/>
        </w:rPr>
        <w:t> file to add the required dependencies for the following dependencies.</w:t>
      </w:r>
      <w:r>
        <w:rPr>
          <w:rFonts w:ascii="Roboto" w:hAnsi="Roboto"/>
          <w:color w:val="444444"/>
          <w:spacing w:val="8"/>
        </w:rPr>
        <w:br/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&lt;project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atn"/>
          <w:rFonts w:ascii="Consolas" w:hAnsi="Consolas" w:cs="Consolas"/>
          <w:color w:val="87711D"/>
          <w:spacing w:val="8"/>
          <w:sz w:val="15"/>
          <w:szCs w:val="15"/>
          <w:bdr w:val="none" w:sz="0" w:space="0" w:color="auto" w:frame="1"/>
        </w:rPr>
        <w:t>xmlns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>
        <w:rPr>
          <w:rStyle w:val="atv"/>
          <w:rFonts w:ascii="Consolas" w:hAnsi="Consolas" w:cs="Consolas"/>
          <w:color w:val="1999B3"/>
          <w:spacing w:val="8"/>
          <w:sz w:val="15"/>
          <w:szCs w:val="15"/>
          <w:bdr w:val="none" w:sz="0" w:space="0" w:color="auto" w:frame="1"/>
        </w:rPr>
        <w:t>"http://maven.apache.org/POM/4.0.0"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atn"/>
          <w:rFonts w:ascii="Consolas" w:hAnsi="Consolas" w:cs="Consolas"/>
          <w:color w:val="87711D"/>
          <w:spacing w:val="8"/>
          <w:sz w:val="15"/>
          <w:szCs w:val="15"/>
          <w:bdr w:val="none" w:sz="0" w:space="0" w:color="auto" w:frame="1"/>
        </w:rPr>
        <w:t>xmlns:xsi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>
        <w:rPr>
          <w:rStyle w:val="atv"/>
          <w:rFonts w:ascii="Consolas" w:hAnsi="Consolas" w:cs="Consolas"/>
          <w:color w:val="1999B3"/>
          <w:spacing w:val="8"/>
          <w:sz w:val="15"/>
          <w:szCs w:val="15"/>
          <w:bdr w:val="none" w:sz="0" w:space="0" w:color="auto" w:frame="1"/>
        </w:rPr>
        <w:t>"http://www.w3.org/2001/XMLSchema-instance"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atn"/>
          <w:rFonts w:ascii="Consolas" w:hAnsi="Consolas" w:cs="Consolas"/>
          <w:color w:val="87711D"/>
          <w:spacing w:val="8"/>
          <w:sz w:val="15"/>
          <w:szCs w:val="15"/>
          <w:bdr w:val="none" w:sz="0" w:space="0" w:color="auto" w:frame="1"/>
        </w:rPr>
        <w:t>xsi:schemaLocation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>
        <w:rPr>
          <w:rStyle w:val="atv"/>
          <w:rFonts w:ascii="Consolas" w:hAnsi="Consolas" w:cs="Consolas"/>
          <w:color w:val="1999B3"/>
          <w:spacing w:val="8"/>
          <w:sz w:val="15"/>
          <w:szCs w:val="15"/>
          <w:bdr w:val="none" w:sz="0" w:space="0" w:color="auto" w:frame="1"/>
        </w:rPr>
        <w:t>"http://maven.apache.org/POM/4.0.0 http://maven.apache.org/xsd/maven-4.0.0.xsd"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&gt;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&lt;modelVersion&gt;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4.0.0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&lt;/modelVersion&gt;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&lt;groupId&gt;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com.jackrutorial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&lt;/groupId&gt;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&lt;artifactId&gt;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SpringRESTFulExample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&lt;/artifactId&gt;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&lt;version&gt;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0.0.1-SNAPSHOT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&lt;/version&gt;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&lt;packaging&gt;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war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&lt;/packaging&gt;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&lt;dependencies&gt;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&lt;dependency&gt;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&lt;groupId&gt;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org.springframework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&lt;/groupId&gt;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&lt;artifactId&gt;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spring-webmvc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&lt;/artifactId&gt;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&lt;version&gt;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4.3.0.RELEASE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&lt;/version&gt;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&lt;/dependency&gt;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&lt;dependency&gt;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&lt;groupId&gt;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org.springframework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&lt;/groupId&gt;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&lt;artifactId&gt;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spring-tx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&lt;/artifactId&gt;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&lt;version&gt;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4.3.0.RELEASE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&lt;/version&gt;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&lt;/dependency&gt;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&lt;dependency&gt;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&lt;groupId&gt;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com.fasterxml.jackson.core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&lt;/groupId&gt;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&lt;artifactId&gt;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jackson-databind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&lt;/artifactId&gt;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&lt;version&gt;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2.7.0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&lt;/version&gt;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&lt;/dependency&gt;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&lt;dependency&gt;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&lt;groupId&gt;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javax.servlet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&lt;/groupId&gt;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&lt;artifactId&gt;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javax.servlet-api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&lt;/artifactId&gt;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&lt;version&gt;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3.1.0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&lt;/version&gt;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&lt;scope&gt;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provided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&lt;/scope&gt;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&lt;/dependency&gt;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&lt;dependency&gt;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&lt;groupId&gt;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org.springframework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&lt;/groupId&gt;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&lt;artifactId&gt;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spring-jdbc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&lt;/artifactId&gt;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&lt;version&gt;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4.3.0.RELEASE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&lt;/version&gt;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&lt;/dependency&gt;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&lt;/dependencies&gt;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&lt;build&gt;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&lt;pluginManagement&gt;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&lt;plugins&gt;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&lt;plugin&gt;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 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&lt;groupId&gt;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org.apache.maven.plugins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&lt;/groupId&gt;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 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&lt;artifactId&gt;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maven-war-plugin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&lt;/artifactId&gt;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 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&lt;version&gt;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2.4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&lt;/version&gt;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 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&lt;configuration&gt;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  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&lt;warSourceDirectory&gt;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src/main/webapp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&lt;/warSourceDirectory&gt;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  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&lt;failOnMissingWebXml&gt;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false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&lt;/failOnMissingWebXml&gt;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 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&lt;/configuration&gt;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&lt;/plugin&gt;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&lt;/plugins&gt;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&lt;/pluginManagement&gt;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t>&lt;/build&gt;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Fonts w:ascii="Consolas" w:hAnsi="Consolas" w:cs="Consolas"/>
          <w:color w:val="444444"/>
          <w:spacing w:val="8"/>
          <w:sz w:val="15"/>
          <w:szCs w:val="15"/>
        </w:rPr>
      </w:pPr>
      <w:r>
        <w:rPr>
          <w:rStyle w:val="tag"/>
          <w:rFonts w:ascii="Consolas" w:hAnsi="Consolas" w:cs="Consolas"/>
          <w:color w:val="E6193C"/>
          <w:spacing w:val="8"/>
          <w:sz w:val="15"/>
          <w:szCs w:val="15"/>
          <w:bdr w:val="none" w:sz="0" w:space="0" w:color="auto" w:frame="1"/>
        </w:rPr>
        <w:lastRenderedPageBreak/>
        <w:t>&lt;/project&gt;</w:t>
      </w:r>
    </w:p>
    <w:p w:rsidR="00B403B1" w:rsidRDefault="00B403B1" w:rsidP="00B403B1">
      <w:pPr>
        <w:textAlignment w:val="baseline"/>
        <w:rPr>
          <w:rFonts w:ascii="Roboto" w:hAnsi="Roboto" w:cs="Times New Roman"/>
          <w:color w:val="444444"/>
          <w:spacing w:val="8"/>
          <w:sz w:val="24"/>
          <w:szCs w:val="24"/>
        </w:rPr>
      </w:pPr>
      <w:r>
        <w:rPr>
          <w:rFonts w:ascii="Roboto" w:hAnsi="Roboto"/>
          <w:color w:val="444444"/>
          <w:spacing w:val="8"/>
        </w:rPr>
        <w:br/>
      </w:r>
    </w:p>
    <w:p w:rsidR="00B403B1" w:rsidRDefault="00B403B1" w:rsidP="00B403B1">
      <w:pPr>
        <w:pStyle w:val="Heading2"/>
        <w:spacing w:before="405" w:beforeAutospacing="0" w:after="405" w:afterAutospacing="0" w:line="223" w:lineRule="atLeast"/>
        <w:textAlignment w:val="baseline"/>
        <w:rPr>
          <w:rFonts w:ascii="Roboto" w:hAnsi="Roboto"/>
          <w:color w:val="242D36"/>
          <w:spacing w:val="8"/>
          <w:sz w:val="48"/>
          <w:szCs w:val="48"/>
        </w:rPr>
      </w:pPr>
      <w:r>
        <w:rPr>
          <w:rFonts w:ascii="Roboto" w:hAnsi="Roboto"/>
          <w:color w:val="242D36"/>
          <w:spacing w:val="8"/>
          <w:sz w:val="48"/>
          <w:szCs w:val="48"/>
        </w:rPr>
        <w:t>Spring Application Configuration</w:t>
      </w:r>
    </w:p>
    <w:p w:rsidR="00B403B1" w:rsidRDefault="00B403B1" w:rsidP="00B403B1">
      <w:pPr>
        <w:textAlignment w:val="baseline"/>
        <w:rPr>
          <w:rFonts w:ascii="Roboto" w:hAnsi="Roboto"/>
          <w:color w:val="444444"/>
          <w:spacing w:val="8"/>
          <w:sz w:val="24"/>
          <w:szCs w:val="24"/>
        </w:rPr>
      </w:pPr>
      <w:r>
        <w:rPr>
          <w:rFonts w:ascii="Roboto" w:hAnsi="Roboto"/>
          <w:color w:val="444444"/>
          <w:spacing w:val="8"/>
        </w:rPr>
        <w:t>To configure Spring web MVC framework, we create class </w:t>
      </w:r>
      <w:r>
        <w:rPr>
          <w:rFonts w:ascii="inherit" w:hAnsi="inherit"/>
          <w:b/>
          <w:bCs/>
          <w:i/>
          <w:iCs/>
          <w:color w:val="444444"/>
          <w:spacing w:val="8"/>
          <w:bdr w:val="none" w:sz="0" w:space="0" w:color="auto" w:frame="1"/>
        </w:rPr>
        <w:t>WebConfig</w:t>
      </w:r>
      <w:r>
        <w:rPr>
          <w:rFonts w:ascii="Roboto" w:hAnsi="Roboto"/>
          <w:color w:val="444444"/>
          <w:spacing w:val="8"/>
        </w:rPr>
        <w:t>, class </w:t>
      </w:r>
      <w:r>
        <w:rPr>
          <w:rFonts w:ascii="inherit" w:hAnsi="inherit"/>
          <w:b/>
          <w:bCs/>
          <w:i/>
          <w:iCs/>
          <w:color w:val="444444"/>
          <w:spacing w:val="8"/>
          <w:bdr w:val="none" w:sz="0" w:space="0" w:color="auto" w:frame="1"/>
        </w:rPr>
        <w:t>WebInitializer </w:t>
      </w:r>
      <w:r>
        <w:rPr>
          <w:rFonts w:ascii="Roboto" w:hAnsi="Roboto"/>
          <w:color w:val="444444"/>
          <w:spacing w:val="8"/>
        </w:rPr>
        <w:t>in src folder with package name </w:t>
      </w:r>
      <w:r>
        <w:rPr>
          <w:rFonts w:ascii="inherit" w:hAnsi="inherit"/>
          <w:b/>
          <w:bCs/>
          <w:i/>
          <w:iCs/>
          <w:color w:val="444444"/>
          <w:spacing w:val="8"/>
          <w:bdr w:val="none" w:sz="0" w:space="0" w:color="auto" w:frame="1"/>
        </w:rPr>
        <w:t>com.jackrutorial.config</w:t>
      </w:r>
      <w:r>
        <w:rPr>
          <w:rFonts w:ascii="Roboto" w:hAnsi="Roboto"/>
          <w:color w:val="444444"/>
          <w:spacing w:val="8"/>
        </w:rPr>
        <w:t> and write the following code in it.</w:t>
      </w:r>
      <w:r>
        <w:rPr>
          <w:rFonts w:ascii="Roboto" w:hAnsi="Roboto"/>
          <w:color w:val="444444"/>
          <w:spacing w:val="8"/>
        </w:rPr>
        <w:br/>
      </w:r>
      <w:r>
        <w:rPr>
          <w:rFonts w:ascii="Roboto" w:hAnsi="Roboto"/>
          <w:color w:val="444444"/>
          <w:spacing w:val="8"/>
        </w:rPr>
        <w:br/>
      </w:r>
      <w:r>
        <w:rPr>
          <w:rFonts w:ascii="inherit" w:hAnsi="inherit"/>
          <w:b/>
          <w:bCs/>
          <w:i/>
          <w:iCs/>
          <w:color w:val="444444"/>
          <w:spacing w:val="8"/>
          <w:bdr w:val="none" w:sz="0" w:space="0" w:color="auto" w:frame="1"/>
        </w:rPr>
        <w:t>WebConfig.java</w:t>
      </w:r>
      <w:r>
        <w:rPr>
          <w:rFonts w:ascii="Roboto" w:hAnsi="Roboto"/>
          <w:color w:val="444444"/>
          <w:spacing w:val="8"/>
        </w:rPr>
        <w:br/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package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com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jackrutorial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config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javax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naming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NamingException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javax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sql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DataSource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springframework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beans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factory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annotation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Autowired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springframework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context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annotation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Bean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springframework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context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annotation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ComponentScan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springframework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context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annotation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Configuration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springframework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jdbc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core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namedparam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NamedParameterJdbcTemplate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springframework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jndi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JndiTemplate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springframework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web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servlet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config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annotation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EnableWebMvc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springframework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web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servlet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config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annotation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WebMvcConfigurerAdapter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lit"/>
          <w:rFonts w:ascii="Consolas" w:hAnsi="Consolas" w:cs="Consolas"/>
          <w:color w:val="87711D"/>
          <w:spacing w:val="8"/>
          <w:sz w:val="15"/>
          <w:szCs w:val="15"/>
          <w:bdr w:val="none" w:sz="0" w:space="0" w:color="auto" w:frame="1"/>
        </w:rPr>
        <w:t>@Configuration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lit"/>
          <w:rFonts w:ascii="Consolas" w:hAnsi="Consolas" w:cs="Consolas"/>
          <w:color w:val="87711D"/>
          <w:spacing w:val="8"/>
          <w:sz w:val="15"/>
          <w:szCs w:val="15"/>
          <w:bdr w:val="none" w:sz="0" w:space="0" w:color="auto" w:frame="1"/>
        </w:rPr>
        <w:t>@EnableWebMvc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lit"/>
          <w:rFonts w:ascii="Consolas" w:hAnsi="Consolas" w:cs="Consolas"/>
          <w:color w:val="87711D"/>
          <w:spacing w:val="8"/>
          <w:sz w:val="15"/>
          <w:szCs w:val="15"/>
          <w:bdr w:val="none" w:sz="0" w:space="0" w:color="auto" w:frame="1"/>
        </w:rPr>
        <w:t>@ComponentScan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basePackages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{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str"/>
          <w:rFonts w:ascii="Consolas" w:hAnsi="Consolas" w:cs="Consolas"/>
          <w:color w:val="29A329"/>
          <w:spacing w:val="8"/>
          <w:sz w:val="15"/>
          <w:szCs w:val="15"/>
          <w:bdr w:val="none" w:sz="0" w:space="0" w:color="auto" w:frame="1"/>
        </w:rPr>
        <w:t>"com.jackrutorial"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})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class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WebConfig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extends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WebMvcConfigurerAdapter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{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lit"/>
          <w:rFonts w:ascii="Consolas" w:hAnsi="Consolas" w:cs="Consolas"/>
          <w:color w:val="87711D"/>
          <w:spacing w:val="8"/>
          <w:sz w:val="15"/>
          <w:szCs w:val="15"/>
          <w:bdr w:val="none" w:sz="0" w:space="0" w:color="auto" w:frame="1"/>
        </w:rPr>
        <w:t>@Autowired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DataSource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dataSource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lit"/>
          <w:rFonts w:ascii="Consolas" w:hAnsi="Consolas" w:cs="Consolas"/>
          <w:color w:val="87711D"/>
          <w:spacing w:val="8"/>
          <w:sz w:val="15"/>
          <w:szCs w:val="15"/>
          <w:bdr w:val="none" w:sz="0" w:space="0" w:color="auto" w:frame="1"/>
        </w:rPr>
        <w:t>@Bean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NamedParameterJdbcTemplate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geNamedParameterJdbcTemplate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(){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return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new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NamedParameterJdbcTemplate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dataSource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lit"/>
          <w:rFonts w:ascii="Consolas" w:hAnsi="Consolas" w:cs="Consolas"/>
          <w:color w:val="87711D"/>
          <w:spacing w:val="8"/>
          <w:sz w:val="15"/>
          <w:szCs w:val="15"/>
          <w:bdr w:val="none" w:sz="0" w:space="0" w:color="auto" w:frame="1"/>
        </w:rPr>
        <w:t>@Bean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DataSource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getDataSource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()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throws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NamingException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{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JndiTemplate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jndiTemplate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new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JndiTemplate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();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DataSource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dataSource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DataSource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jndiTemplate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lookup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str"/>
          <w:rFonts w:ascii="Consolas" w:hAnsi="Consolas" w:cs="Consolas"/>
          <w:color w:val="29A329"/>
          <w:spacing w:val="8"/>
          <w:sz w:val="15"/>
          <w:szCs w:val="15"/>
          <w:bdr w:val="none" w:sz="0" w:space="0" w:color="auto" w:frame="1"/>
        </w:rPr>
        <w:t>"java:comp/env/jdbc/springmvc"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return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dataSource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Fonts w:ascii="Consolas" w:hAnsi="Consolas" w:cs="Consolas"/>
          <w:color w:val="444444"/>
          <w:spacing w:val="8"/>
          <w:sz w:val="15"/>
          <w:szCs w:val="15"/>
        </w:rPr>
      </w:pP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B403B1" w:rsidRDefault="00B403B1" w:rsidP="00B403B1">
      <w:pPr>
        <w:textAlignment w:val="baseline"/>
        <w:rPr>
          <w:rFonts w:ascii="Roboto" w:hAnsi="Roboto" w:cs="Times New Roman"/>
          <w:color w:val="444444"/>
          <w:spacing w:val="8"/>
          <w:sz w:val="24"/>
          <w:szCs w:val="24"/>
        </w:rPr>
      </w:pPr>
      <w:r>
        <w:rPr>
          <w:rFonts w:ascii="Roboto" w:hAnsi="Roboto"/>
          <w:color w:val="444444"/>
          <w:spacing w:val="8"/>
        </w:rPr>
        <w:br/>
      </w:r>
      <w:r>
        <w:rPr>
          <w:rFonts w:ascii="inherit" w:hAnsi="inherit"/>
          <w:b/>
          <w:bCs/>
          <w:i/>
          <w:iCs/>
          <w:color w:val="444444"/>
          <w:spacing w:val="8"/>
          <w:bdr w:val="none" w:sz="0" w:space="0" w:color="auto" w:frame="1"/>
        </w:rPr>
        <w:t>WebInitializer.java</w:t>
      </w:r>
      <w:r>
        <w:rPr>
          <w:rFonts w:ascii="Roboto" w:hAnsi="Roboto"/>
          <w:color w:val="444444"/>
          <w:spacing w:val="8"/>
        </w:rPr>
        <w:br/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package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com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jackrutorial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config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springframework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web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servlet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support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AbstractAnnotationConfigDispatcherServletInitializer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class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WebInitializer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extends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AbstractAnnotationConfigDispatcherServletInitializer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{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lit"/>
          <w:rFonts w:ascii="Consolas" w:hAnsi="Consolas" w:cs="Consolas"/>
          <w:color w:val="87711D"/>
          <w:spacing w:val="8"/>
          <w:sz w:val="15"/>
          <w:szCs w:val="15"/>
          <w:bdr w:val="none" w:sz="0" w:space="0" w:color="auto" w:frame="1"/>
        </w:rPr>
        <w:t>@Override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lastRenderedPageBreak/>
        <w:t xml:space="preserve">   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protected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Class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[]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getRootConfigClasses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()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{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   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return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new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Class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[]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{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WebConfig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class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};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</w:t>
      </w:r>
      <w:r>
        <w:rPr>
          <w:rStyle w:val="lit"/>
          <w:rFonts w:ascii="Consolas" w:hAnsi="Consolas" w:cs="Consolas"/>
          <w:color w:val="87711D"/>
          <w:spacing w:val="8"/>
          <w:sz w:val="15"/>
          <w:szCs w:val="15"/>
          <w:bdr w:val="none" w:sz="0" w:space="0" w:color="auto" w:frame="1"/>
        </w:rPr>
        <w:t>@Override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protected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Class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[]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getServletConfigClasses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()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{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   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return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null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</w:t>
      </w:r>
      <w:r>
        <w:rPr>
          <w:rStyle w:val="lit"/>
          <w:rFonts w:ascii="Consolas" w:hAnsi="Consolas" w:cs="Consolas"/>
          <w:color w:val="87711D"/>
          <w:spacing w:val="8"/>
          <w:sz w:val="15"/>
          <w:szCs w:val="15"/>
          <w:bdr w:val="none" w:sz="0" w:space="0" w:color="auto" w:frame="1"/>
        </w:rPr>
        <w:t>@Override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protected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String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[]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getServletMappings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()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{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   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return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new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String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[]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{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str"/>
          <w:rFonts w:ascii="Consolas" w:hAnsi="Consolas" w:cs="Consolas"/>
          <w:color w:val="29A329"/>
          <w:spacing w:val="8"/>
          <w:sz w:val="15"/>
          <w:szCs w:val="15"/>
          <w:bdr w:val="none" w:sz="0" w:space="0" w:color="auto" w:frame="1"/>
        </w:rPr>
        <w:t>"/"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};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Fonts w:ascii="Consolas" w:hAnsi="Consolas" w:cs="Consolas"/>
          <w:color w:val="444444"/>
          <w:spacing w:val="8"/>
          <w:sz w:val="15"/>
          <w:szCs w:val="15"/>
        </w:rPr>
      </w:pP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B403B1" w:rsidRDefault="00B403B1" w:rsidP="00B403B1">
      <w:pPr>
        <w:pStyle w:val="Heading2"/>
        <w:spacing w:before="405" w:beforeAutospacing="0" w:after="405" w:afterAutospacing="0" w:line="223" w:lineRule="atLeast"/>
        <w:textAlignment w:val="baseline"/>
        <w:rPr>
          <w:rFonts w:ascii="Roboto" w:hAnsi="Roboto"/>
          <w:color w:val="242D36"/>
          <w:spacing w:val="8"/>
          <w:sz w:val="48"/>
          <w:szCs w:val="48"/>
        </w:rPr>
      </w:pPr>
      <w:r>
        <w:rPr>
          <w:rFonts w:ascii="Roboto" w:hAnsi="Roboto"/>
          <w:color w:val="242D36"/>
          <w:spacing w:val="8"/>
          <w:sz w:val="48"/>
          <w:szCs w:val="48"/>
        </w:rPr>
        <w:t>Creating Model Layer</w:t>
      </w:r>
    </w:p>
    <w:p w:rsidR="00B403B1" w:rsidRDefault="00B403B1" w:rsidP="00B403B1">
      <w:pPr>
        <w:textAlignment w:val="baseline"/>
        <w:rPr>
          <w:rFonts w:ascii="Roboto" w:hAnsi="Roboto"/>
          <w:color w:val="444444"/>
          <w:spacing w:val="8"/>
          <w:sz w:val="24"/>
          <w:szCs w:val="24"/>
        </w:rPr>
      </w:pPr>
      <w:r>
        <w:rPr>
          <w:rFonts w:ascii="Roboto" w:hAnsi="Roboto"/>
          <w:color w:val="444444"/>
          <w:spacing w:val="8"/>
        </w:rPr>
        <w:t>Create a </w:t>
      </w:r>
      <w:r>
        <w:rPr>
          <w:rFonts w:ascii="inherit" w:hAnsi="inherit"/>
          <w:b/>
          <w:bCs/>
          <w:i/>
          <w:iCs/>
          <w:color w:val="444444"/>
          <w:spacing w:val="8"/>
          <w:bdr w:val="none" w:sz="0" w:space="0" w:color="auto" w:frame="1"/>
        </w:rPr>
        <w:t>User </w:t>
      </w:r>
      <w:r>
        <w:rPr>
          <w:rFonts w:ascii="Roboto" w:hAnsi="Roboto"/>
          <w:color w:val="444444"/>
          <w:spacing w:val="8"/>
        </w:rPr>
        <w:t>class under </w:t>
      </w:r>
      <w:r>
        <w:rPr>
          <w:rFonts w:ascii="inherit" w:hAnsi="inherit"/>
          <w:b/>
          <w:bCs/>
          <w:i/>
          <w:iCs/>
          <w:color w:val="444444"/>
          <w:spacing w:val="8"/>
          <w:bdr w:val="none" w:sz="0" w:space="0" w:color="auto" w:frame="1"/>
        </w:rPr>
        <w:t>com.jackrutorial.model</w:t>
      </w:r>
      <w:r>
        <w:rPr>
          <w:rFonts w:ascii="Roboto" w:hAnsi="Roboto"/>
          <w:color w:val="444444"/>
          <w:spacing w:val="8"/>
        </w:rPr>
        <w:t> and write the following code in it.</w:t>
      </w:r>
      <w:r>
        <w:rPr>
          <w:rFonts w:ascii="Roboto" w:hAnsi="Roboto"/>
          <w:color w:val="444444"/>
          <w:spacing w:val="8"/>
        </w:rPr>
        <w:br/>
      </w:r>
      <w:r>
        <w:rPr>
          <w:rFonts w:ascii="Roboto" w:hAnsi="Roboto"/>
          <w:color w:val="444444"/>
          <w:spacing w:val="8"/>
        </w:rPr>
        <w:br/>
      </w:r>
      <w:r>
        <w:rPr>
          <w:rFonts w:ascii="inherit" w:hAnsi="inherit"/>
          <w:b/>
          <w:bCs/>
          <w:i/>
          <w:iCs/>
          <w:color w:val="444444"/>
          <w:spacing w:val="8"/>
          <w:bdr w:val="none" w:sz="0" w:space="0" w:color="auto" w:frame="1"/>
        </w:rPr>
        <w:t>User.java</w:t>
      </w:r>
      <w:r>
        <w:rPr>
          <w:rFonts w:ascii="Roboto" w:hAnsi="Roboto"/>
          <w:color w:val="444444"/>
          <w:spacing w:val="8"/>
        </w:rPr>
        <w:br/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package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com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jackrutorial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model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class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{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private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Integer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id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private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String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firstname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private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String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lastname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private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String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address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()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{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super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();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Integer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id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{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super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();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this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id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id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Integer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getId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()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{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return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id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void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setId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Integer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id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{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this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id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id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String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getFirstname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()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{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return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firstname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void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setFirstname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String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firstname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{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this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firstname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firstname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String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getLastname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()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{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return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lastname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void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setLastname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String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lastname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{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this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lastname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lastname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String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getAddress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()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{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return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address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void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setAddress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String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address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{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this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address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address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Fonts w:ascii="Consolas" w:hAnsi="Consolas" w:cs="Consolas"/>
          <w:color w:val="444444"/>
          <w:spacing w:val="8"/>
          <w:sz w:val="15"/>
          <w:szCs w:val="15"/>
        </w:rPr>
      </w:pP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B403B1" w:rsidRDefault="00B403B1" w:rsidP="00B403B1">
      <w:pPr>
        <w:pStyle w:val="Heading2"/>
        <w:spacing w:before="405" w:beforeAutospacing="0" w:after="405" w:afterAutospacing="0" w:line="223" w:lineRule="atLeast"/>
        <w:textAlignment w:val="baseline"/>
        <w:rPr>
          <w:rFonts w:ascii="Roboto" w:hAnsi="Roboto"/>
          <w:color w:val="242D36"/>
          <w:spacing w:val="8"/>
          <w:sz w:val="48"/>
          <w:szCs w:val="48"/>
        </w:rPr>
      </w:pPr>
      <w:r>
        <w:rPr>
          <w:rFonts w:ascii="Roboto" w:hAnsi="Roboto"/>
          <w:color w:val="242D36"/>
          <w:spacing w:val="8"/>
          <w:sz w:val="48"/>
          <w:szCs w:val="48"/>
        </w:rPr>
        <w:lastRenderedPageBreak/>
        <w:t>Database Access Object Configuration</w:t>
      </w:r>
    </w:p>
    <w:p w:rsidR="00B403B1" w:rsidRDefault="00B403B1" w:rsidP="00B403B1">
      <w:pPr>
        <w:textAlignment w:val="baseline"/>
        <w:rPr>
          <w:rFonts w:ascii="Roboto" w:hAnsi="Roboto"/>
          <w:color w:val="444444"/>
          <w:spacing w:val="8"/>
          <w:sz w:val="24"/>
          <w:szCs w:val="24"/>
        </w:rPr>
      </w:pPr>
      <w:r>
        <w:rPr>
          <w:rFonts w:ascii="Roboto" w:hAnsi="Roboto"/>
          <w:color w:val="444444"/>
          <w:spacing w:val="8"/>
        </w:rPr>
        <w:t>Create a </w:t>
      </w:r>
      <w:r>
        <w:rPr>
          <w:rFonts w:ascii="inherit" w:hAnsi="inherit"/>
          <w:b/>
          <w:bCs/>
          <w:i/>
          <w:iCs/>
          <w:color w:val="444444"/>
          <w:spacing w:val="8"/>
          <w:bdr w:val="none" w:sz="0" w:space="0" w:color="auto" w:frame="1"/>
        </w:rPr>
        <w:t>UserDao </w:t>
      </w:r>
      <w:r>
        <w:rPr>
          <w:rFonts w:ascii="Roboto" w:hAnsi="Roboto"/>
          <w:color w:val="444444"/>
          <w:spacing w:val="8"/>
        </w:rPr>
        <w:t>interface under </w:t>
      </w:r>
      <w:r>
        <w:rPr>
          <w:rFonts w:ascii="inherit" w:hAnsi="inherit"/>
          <w:b/>
          <w:bCs/>
          <w:i/>
          <w:iCs/>
          <w:color w:val="444444"/>
          <w:spacing w:val="8"/>
          <w:bdr w:val="none" w:sz="0" w:space="0" w:color="auto" w:frame="1"/>
        </w:rPr>
        <w:t>com.jackrutorial.dao</w:t>
      </w:r>
      <w:r>
        <w:rPr>
          <w:rFonts w:ascii="Roboto" w:hAnsi="Roboto"/>
          <w:color w:val="444444"/>
          <w:spacing w:val="8"/>
        </w:rPr>
        <w:t> and write the following code in it.</w:t>
      </w:r>
      <w:r>
        <w:rPr>
          <w:rFonts w:ascii="Roboto" w:hAnsi="Roboto"/>
          <w:color w:val="444444"/>
          <w:spacing w:val="8"/>
        </w:rPr>
        <w:br/>
      </w:r>
      <w:r>
        <w:rPr>
          <w:rFonts w:ascii="Roboto" w:hAnsi="Roboto"/>
          <w:color w:val="444444"/>
          <w:spacing w:val="8"/>
        </w:rPr>
        <w:br/>
      </w:r>
      <w:r>
        <w:rPr>
          <w:rFonts w:ascii="inherit" w:hAnsi="inherit"/>
          <w:b/>
          <w:bCs/>
          <w:i/>
          <w:iCs/>
          <w:color w:val="444444"/>
          <w:spacing w:val="8"/>
          <w:bdr w:val="none" w:sz="0" w:space="0" w:color="auto" w:frame="1"/>
        </w:rPr>
        <w:t>UserDao.java</w:t>
      </w:r>
      <w:r>
        <w:rPr>
          <w:rFonts w:ascii="Roboto" w:hAnsi="Roboto"/>
          <w:color w:val="444444"/>
          <w:spacing w:val="8"/>
        </w:rPr>
        <w:br/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package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com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jackrutorial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dao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java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util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List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com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jackrutorial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model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interface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UserDao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{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List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listAllUser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();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void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addUser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void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updateUser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void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delete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findUserById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Fonts w:ascii="Consolas" w:hAnsi="Consolas" w:cs="Consolas"/>
          <w:color w:val="444444"/>
          <w:spacing w:val="8"/>
          <w:sz w:val="15"/>
          <w:szCs w:val="15"/>
        </w:rPr>
      </w:pP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B403B1" w:rsidRDefault="00B403B1" w:rsidP="00B403B1">
      <w:pPr>
        <w:textAlignment w:val="baseline"/>
        <w:rPr>
          <w:rFonts w:ascii="Roboto" w:hAnsi="Roboto" w:cs="Times New Roman"/>
          <w:color w:val="444444"/>
          <w:spacing w:val="8"/>
          <w:sz w:val="24"/>
          <w:szCs w:val="24"/>
        </w:rPr>
      </w:pPr>
      <w:r>
        <w:rPr>
          <w:rFonts w:ascii="Roboto" w:hAnsi="Roboto"/>
          <w:color w:val="444444"/>
          <w:spacing w:val="8"/>
        </w:rPr>
        <w:br/>
        <w:t>Create a </w:t>
      </w:r>
      <w:r>
        <w:rPr>
          <w:rFonts w:ascii="inherit" w:hAnsi="inherit"/>
          <w:b/>
          <w:bCs/>
          <w:i/>
          <w:iCs/>
          <w:color w:val="444444"/>
          <w:spacing w:val="8"/>
          <w:bdr w:val="none" w:sz="0" w:space="0" w:color="auto" w:frame="1"/>
        </w:rPr>
        <w:t>UserDaoImpl </w:t>
      </w:r>
      <w:r>
        <w:rPr>
          <w:rFonts w:ascii="Roboto" w:hAnsi="Roboto"/>
          <w:color w:val="444444"/>
          <w:spacing w:val="8"/>
        </w:rPr>
        <w:t>class implements </w:t>
      </w:r>
      <w:r>
        <w:rPr>
          <w:rFonts w:ascii="inherit" w:hAnsi="inherit"/>
          <w:b/>
          <w:bCs/>
          <w:i/>
          <w:iCs/>
          <w:color w:val="444444"/>
          <w:spacing w:val="8"/>
          <w:bdr w:val="none" w:sz="0" w:space="0" w:color="auto" w:frame="1"/>
        </w:rPr>
        <w:t>UserDao </w:t>
      </w:r>
      <w:r>
        <w:rPr>
          <w:rFonts w:ascii="Roboto" w:hAnsi="Roboto"/>
          <w:color w:val="444444"/>
          <w:spacing w:val="8"/>
        </w:rPr>
        <w:t>Interface under </w:t>
      </w:r>
      <w:r>
        <w:rPr>
          <w:rFonts w:ascii="inherit" w:hAnsi="inherit"/>
          <w:b/>
          <w:bCs/>
          <w:i/>
          <w:iCs/>
          <w:color w:val="444444"/>
          <w:spacing w:val="8"/>
          <w:bdr w:val="none" w:sz="0" w:space="0" w:color="auto" w:frame="1"/>
        </w:rPr>
        <w:t>com.jackrutorial.dao</w:t>
      </w:r>
      <w:r>
        <w:rPr>
          <w:rFonts w:ascii="Roboto" w:hAnsi="Roboto"/>
          <w:color w:val="444444"/>
          <w:spacing w:val="8"/>
        </w:rPr>
        <w:t>package and write the following code in it.</w:t>
      </w:r>
      <w:r>
        <w:rPr>
          <w:rFonts w:ascii="Roboto" w:hAnsi="Roboto"/>
          <w:color w:val="444444"/>
          <w:spacing w:val="8"/>
        </w:rPr>
        <w:br/>
      </w:r>
      <w:r>
        <w:rPr>
          <w:rFonts w:ascii="Roboto" w:hAnsi="Roboto"/>
          <w:color w:val="444444"/>
          <w:spacing w:val="8"/>
        </w:rPr>
        <w:br/>
      </w:r>
      <w:r>
        <w:rPr>
          <w:rFonts w:ascii="inherit" w:hAnsi="inherit"/>
          <w:b/>
          <w:bCs/>
          <w:i/>
          <w:iCs/>
          <w:color w:val="444444"/>
          <w:spacing w:val="8"/>
          <w:bdr w:val="none" w:sz="0" w:space="0" w:color="auto" w:frame="1"/>
        </w:rPr>
        <w:t>UserDaoImpl.java</w:t>
      </w:r>
      <w:r>
        <w:rPr>
          <w:rFonts w:ascii="Roboto" w:hAnsi="Roboto"/>
          <w:color w:val="444444"/>
          <w:spacing w:val="8"/>
        </w:rPr>
        <w:br/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package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com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jackrutorial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dao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java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sql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ResultSet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java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sql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SQLException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java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util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ArrayList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java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util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List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springframework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beans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factory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annotation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Autowired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springframework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jdbc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core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RowMapper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springframework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jdbc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core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namedparam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MapSqlParameterSource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springframework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jdbc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core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namedparam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NamedParameterJdbcTemplate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springframework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jdbc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core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namedparam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SqlParameterSource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springframework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stereotype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Repository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com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jackrutorial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model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lit"/>
          <w:rFonts w:ascii="Consolas" w:hAnsi="Consolas" w:cs="Consolas"/>
          <w:color w:val="87711D"/>
          <w:spacing w:val="8"/>
          <w:sz w:val="15"/>
          <w:szCs w:val="15"/>
          <w:bdr w:val="none" w:sz="0" w:space="0" w:color="auto" w:frame="1"/>
        </w:rPr>
        <w:t>@Repository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class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UserDaoImpl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implements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UserDao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{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NamedParameterJdbcTemplate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namedParameterJdbcTemplate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lit"/>
          <w:rFonts w:ascii="Consolas" w:hAnsi="Consolas" w:cs="Consolas"/>
          <w:color w:val="87711D"/>
          <w:spacing w:val="8"/>
          <w:sz w:val="15"/>
          <w:szCs w:val="15"/>
          <w:bdr w:val="none" w:sz="0" w:space="0" w:color="auto" w:frame="1"/>
        </w:rPr>
        <w:t>@Autowired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void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setNamedParameterJdbcTemplate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NamedParameterJdbcTemplate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namedParameterJdbcTemplate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{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this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namedParameterJdbcTemplate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namedParameterJdbcTemplate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List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listAllUser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()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{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List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list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new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ArrayList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();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lastRenderedPageBreak/>
        <w:t xml:space="preserve">  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String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sql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str"/>
          <w:rFonts w:ascii="Consolas" w:hAnsi="Consolas" w:cs="Consolas"/>
          <w:color w:val="29A329"/>
          <w:spacing w:val="8"/>
          <w:sz w:val="15"/>
          <w:szCs w:val="15"/>
          <w:bdr w:val="none" w:sz="0" w:space="0" w:color="auto" w:frame="1"/>
        </w:rPr>
        <w:t>"SELECT id, firstname, lastname, address FROM users"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list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namedParameterJdbcTemplate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query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sql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,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getSqlParameterByModel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null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),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new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UserMapper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());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return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list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private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SqlParameterSource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getSqlParameterByModel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){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MapSqlParameterSource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parameterSource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new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MapSqlParameterSource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();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if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user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!=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null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){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parameterSource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addValue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str"/>
          <w:rFonts w:ascii="Consolas" w:hAnsi="Consolas" w:cs="Consolas"/>
          <w:color w:val="29A329"/>
          <w:spacing w:val="8"/>
          <w:sz w:val="15"/>
          <w:szCs w:val="15"/>
          <w:bdr w:val="none" w:sz="0" w:space="0" w:color="auto" w:frame="1"/>
        </w:rPr>
        <w:t>"id"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,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getId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());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parameterSource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addValue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str"/>
          <w:rFonts w:ascii="Consolas" w:hAnsi="Consolas" w:cs="Consolas"/>
          <w:color w:val="29A329"/>
          <w:spacing w:val="8"/>
          <w:sz w:val="15"/>
          <w:szCs w:val="15"/>
          <w:bdr w:val="none" w:sz="0" w:space="0" w:color="auto" w:frame="1"/>
        </w:rPr>
        <w:t>"firstname"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,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getFirstname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());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parameterSource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addValue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str"/>
          <w:rFonts w:ascii="Consolas" w:hAnsi="Consolas" w:cs="Consolas"/>
          <w:color w:val="29A329"/>
          <w:spacing w:val="8"/>
          <w:sz w:val="15"/>
          <w:szCs w:val="15"/>
          <w:bdr w:val="none" w:sz="0" w:space="0" w:color="auto" w:frame="1"/>
        </w:rPr>
        <w:t>"lastname"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,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getLastname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());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parameterSource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addValue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str"/>
          <w:rFonts w:ascii="Consolas" w:hAnsi="Consolas" w:cs="Consolas"/>
          <w:color w:val="29A329"/>
          <w:spacing w:val="8"/>
          <w:sz w:val="15"/>
          <w:szCs w:val="15"/>
          <w:bdr w:val="none" w:sz="0" w:space="0" w:color="auto" w:frame="1"/>
        </w:rPr>
        <w:t>"address"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,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getAddress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());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return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parameterSource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private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static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final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class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UserMapper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implements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RowMapper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{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mapRow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ResultSet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rs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,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int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rowNum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throws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SQLException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{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user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new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();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setId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rs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getInt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str"/>
          <w:rFonts w:ascii="Consolas" w:hAnsi="Consolas" w:cs="Consolas"/>
          <w:color w:val="29A329"/>
          <w:spacing w:val="8"/>
          <w:sz w:val="15"/>
          <w:szCs w:val="15"/>
          <w:bdr w:val="none" w:sz="0" w:space="0" w:color="auto" w:frame="1"/>
        </w:rPr>
        <w:t>"id"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));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setFirstname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rs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getString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str"/>
          <w:rFonts w:ascii="Consolas" w:hAnsi="Consolas" w:cs="Consolas"/>
          <w:color w:val="29A329"/>
          <w:spacing w:val="8"/>
          <w:sz w:val="15"/>
          <w:szCs w:val="15"/>
          <w:bdr w:val="none" w:sz="0" w:space="0" w:color="auto" w:frame="1"/>
        </w:rPr>
        <w:t>"firstname"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));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setLastname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rs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getString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str"/>
          <w:rFonts w:ascii="Consolas" w:hAnsi="Consolas" w:cs="Consolas"/>
          <w:color w:val="29A329"/>
          <w:spacing w:val="8"/>
          <w:sz w:val="15"/>
          <w:szCs w:val="15"/>
          <w:bdr w:val="none" w:sz="0" w:space="0" w:color="auto" w:frame="1"/>
        </w:rPr>
        <w:t>"lastname"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));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setAddress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rs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getString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str"/>
          <w:rFonts w:ascii="Consolas" w:hAnsi="Consolas" w:cs="Consolas"/>
          <w:color w:val="29A329"/>
          <w:spacing w:val="8"/>
          <w:sz w:val="15"/>
          <w:szCs w:val="15"/>
          <w:bdr w:val="none" w:sz="0" w:space="0" w:color="auto" w:frame="1"/>
        </w:rPr>
        <w:t>"address"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));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return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void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addUser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{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String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sql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str"/>
          <w:rFonts w:ascii="Consolas" w:hAnsi="Consolas" w:cs="Consolas"/>
          <w:color w:val="29A329"/>
          <w:spacing w:val="8"/>
          <w:sz w:val="15"/>
          <w:szCs w:val="15"/>
          <w:bdr w:val="none" w:sz="0" w:space="0" w:color="auto" w:frame="1"/>
        </w:rPr>
        <w:t>"INSERT INTO users(firstname, lastname, address) VALUES(:firstname, :lastname, :address)"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namedParameterJdbcTemplate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update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sql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,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getSqlParameterByModel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));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void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updateUser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{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String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sql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str"/>
          <w:rFonts w:ascii="Consolas" w:hAnsi="Consolas" w:cs="Consolas"/>
          <w:color w:val="29A329"/>
          <w:spacing w:val="8"/>
          <w:sz w:val="15"/>
          <w:szCs w:val="15"/>
          <w:bdr w:val="none" w:sz="0" w:space="0" w:color="auto" w:frame="1"/>
        </w:rPr>
        <w:t>"UPDATE users SET firstname=:firstname, lastname=:lastname, address=:address WHERE id =:id"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namedParameterJdbcTemplate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update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sql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,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getSqlParameterByModel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));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void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delete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{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String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sql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str"/>
          <w:rFonts w:ascii="Consolas" w:hAnsi="Consolas" w:cs="Consolas"/>
          <w:color w:val="29A329"/>
          <w:spacing w:val="8"/>
          <w:sz w:val="15"/>
          <w:szCs w:val="15"/>
          <w:bdr w:val="none" w:sz="0" w:space="0" w:color="auto" w:frame="1"/>
        </w:rPr>
        <w:t>"DELETE FROM users WHERE id=:id"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namedParameterJdbcTemplate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update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sql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,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getSqlParameterByModel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));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findUserById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{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String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sql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str"/>
          <w:rFonts w:ascii="Consolas" w:hAnsi="Consolas" w:cs="Consolas"/>
          <w:color w:val="29A329"/>
          <w:spacing w:val="8"/>
          <w:sz w:val="15"/>
          <w:szCs w:val="15"/>
          <w:bdr w:val="none" w:sz="0" w:space="0" w:color="auto" w:frame="1"/>
        </w:rPr>
        <w:t>"SELECT * FROM users WHERE id =:id"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return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namedParameterJdbcTemplate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queryForObject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sql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,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getSqlParameterByModel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),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new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UserMapper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());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Fonts w:ascii="Consolas" w:hAnsi="Consolas" w:cs="Consolas"/>
          <w:color w:val="444444"/>
          <w:spacing w:val="8"/>
          <w:sz w:val="15"/>
          <w:szCs w:val="15"/>
        </w:rPr>
      </w:pP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B403B1" w:rsidRDefault="00B403B1" w:rsidP="00B403B1">
      <w:pPr>
        <w:pStyle w:val="Heading2"/>
        <w:spacing w:before="405" w:beforeAutospacing="0" w:after="405" w:afterAutospacing="0" w:line="223" w:lineRule="atLeast"/>
        <w:textAlignment w:val="baseline"/>
        <w:rPr>
          <w:rFonts w:ascii="Roboto" w:hAnsi="Roboto"/>
          <w:color w:val="242D36"/>
          <w:spacing w:val="8"/>
          <w:sz w:val="48"/>
          <w:szCs w:val="48"/>
        </w:rPr>
      </w:pPr>
      <w:r>
        <w:rPr>
          <w:rFonts w:ascii="Roboto" w:hAnsi="Roboto"/>
          <w:color w:val="242D36"/>
          <w:spacing w:val="8"/>
          <w:sz w:val="48"/>
          <w:szCs w:val="48"/>
        </w:rPr>
        <w:t>User Service Layer Configuration</w:t>
      </w:r>
    </w:p>
    <w:p w:rsidR="00B403B1" w:rsidRDefault="00B403B1" w:rsidP="00B403B1">
      <w:pPr>
        <w:textAlignment w:val="baseline"/>
        <w:rPr>
          <w:rFonts w:ascii="Roboto" w:hAnsi="Roboto"/>
          <w:color w:val="444444"/>
          <w:spacing w:val="8"/>
          <w:sz w:val="24"/>
          <w:szCs w:val="24"/>
        </w:rPr>
      </w:pPr>
      <w:r>
        <w:rPr>
          <w:rFonts w:ascii="Roboto" w:hAnsi="Roboto"/>
          <w:color w:val="444444"/>
          <w:spacing w:val="8"/>
        </w:rPr>
        <w:t>Create a </w:t>
      </w:r>
      <w:r>
        <w:rPr>
          <w:rFonts w:ascii="inherit" w:hAnsi="inherit"/>
          <w:b/>
          <w:bCs/>
          <w:i/>
          <w:iCs/>
          <w:color w:val="444444"/>
          <w:spacing w:val="8"/>
          <w:bdr w:val="none" w:sz="0" w:space="0" w:color="auto" w:frame="1"/>
        </w:rPr>
        <w:t>UserService </w:t>
      </w:r>
      <w:r>
        <w:rPr>
          <w:rFonts w:ascii="Roboto" w:hAnsi="Roboto"/>
          <w:color w:val="444444"/>
          <w:spacing w:val="8"/>
        </w:rPr>
        <w:t>interface under </w:t>
      </w:r>
      <w:r>
        <w:rPr>
          <w:rFonts w:ascii="inherit" w:hAnsi="inherit"/>
          <w:b/>
          <w:bCs/>
          <w:i/>
          <w:iCs/>
          <w:color w:val="444444"/>
          <w:spacing w:val="8"/>
          <w:bdr w:val="none" w:sz="0" w:space="0" w:color="auto" w:frame="1"/>
        </w:rPr>
        <w:t>com.jackrutorial.service</w:t>
      </w:r>
      <w:r>
        <w:rPr>
          <w:rFonts w:ascii="Roboto" w:hAnsi="Roboto"/>
          <w:color w:val="444444"/>
          <w:spacing w:val="8"/>
        </w:rPr>
        <w:t> and write the following code in it.</w:t>
      </w:r>
      <w:r>
        <w:rPr>
          <w:rFonts w:ascii="Roboto" w:hAnsi="Roboto"/>
          <w:color w:val="444444"/>
          <w:spacing w:val="8"/>
        </w:rPr>
        <w:br/>
      </w:r>
      <w:r>
        <w:rPr>
          <w:rFonts w:ascii="Roboto" w:hAnsi="Roboto"/>
          <w:color w:val="444444"/>
          <w:spacing w:val="8"/>
        </w:rPr>
        <w:br/>
      </w:r>
      <w:r>
        <w:rPr>
          <w:rFonts w:ascii="inherit" w:hAnsi="inherit"/>
          <w:b/>
          <w:bCs/>
          <w:i/>
          <w:iCs/>
          <w:color w:val="444444"/>
          <w:spacing w:val="8"/>
          <w:bdr w:val="none" w:sz="0" w:space="0" w:color="auto" w:frame="1"/>
        </w:rPr>
        <w:lastRenderedPageBreak/>
        <w:t>UserService.java</w:t>
      </w:r>
      <w:r>
        <w:rPr>
          <w:rFonts w:ascii="Roboto" w:hAnsi="Roboto"/>
          <w:color w:val="444444"/>
          <w:spacing w:val="8"/>
        </w:rPr>
        <w:br/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package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com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jackrutorial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service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java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util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List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com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jackrutorial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model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interface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UserService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{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List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listAllUser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();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void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addUser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void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updateUser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void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delete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findUserById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Fonts w:ascii="Consolas" w:hAnsi="Consolas" w:cs="Consolas"/>
          <w:color w:val="444444"/>
          <w:spacing w:val="8"/>
          <w:sz w:val="15"/>
          <w:szCs w:val="15"/>
        </w:rPr>
      </w:pP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B403B1" w:rsidRDefault="00B403B1" w:rsidP="00B403B1">
      <w:pPr>
        <w:textAlignment w:val="baseline"/>
        <w:rPr>
          <w:rFonts w:ascii="Roboto" w:hAnsi="Roboto" w:cs="Times New Roman"/>
          <w:color w:val="444444"/>
          <w:spacing w:val="8"/>
          <w:sz w:val="24"/>
          <w:szCs w:val="24"/>
        </w:rPr>
      </w:pPr>
      <w:r>
        <w:rPr>
          <w:rFonts w:ascii="Roboto" w:hAnsi="Roboto"/>
          <w:color w:val="444444"/>
          <w:spacing w:val="8"/>
        </w:rPr>
        <w:br/>
        <w:t>Create a </w:t>
      </w:r>
      <w:r>
        <w:rPr>
          <w:rFonts w:ascii="inherit" w:hAnsi="inherit"/>
          <w:b/>
          <w:bCs/>
          <w:i/>
          <w:iCs/>
          <w:color w:val="444444"/>
          <w:spacing w:val="8"/>
          <w:bdr w:val="none" w:sz="0" w:space="0" w:color="auto" w:frame="1"/>
        </w:rPr>
        <w:t>UserServiceImpl </w:t>
      </w:r>
      <w:r>
        <w:rPr>
          <w:rFonts w:ascii="Roboto" w:hAnsi="Roboto"/>
          <w:color w:val="444444"/>
          <w:spacing w:val="8"/>
        </w:rPr>
        <w:t>class implements </w:t>
      </w:r>
      <w:r>
        <w:rPr>
          <w:rFonts w:ascii="inherit" w:hAnsi="inherit"/>
          <w:b/>
          <w:bCs/>
          <w:i/>
          <w:iCs/>
          <w:color w:val="444444"/>
          <w:spacing w:val="8"/>
          <w:bdr w:val="none" w:sz="0" w:space="0" w:color="auto" w:frame="1"/>
        </w:rPr>
        <w:t>UserService </w:t>
      </w:r>
      <w:r>
        <w:rPr>
          <w:rFonts w:ascii="Roboto" w:hAnsi="Roboto"/>
          <w:color w:val="444444"/>
          <w:spacing w:val="8"/>
        </w:rPr>
        <w:t>Interface under </w:t>
      </w:r>
      <w:r>
        <w:rPr>
          <w:rFonts w:ascii="inherit" w:hAnsi="inherit"/>
          <w:b/>
          <w:bCs/>
          <w:i/>
          <w:iCs/>
          <w:color w:val="444444"/>
          <w:spacing w:val="8"/>
          <w:bdr w:val="none" w:sz="0" w:space="0" w:color="auto" w:frame="1"/>
        </w:rPr>
        <w:t>com.jackrutorial.service</w:t>
      </w:r>
      <w:r>
        <w:rPr>
          <w:rFonts w:ascii="Roboto" w:hAnsi="Roboto"/>
          <w:color w:val="444444"/>
          <w:spacing w:val="8"/>
        </w:rPr>
        <w:t> package and write the following code in it.</w:t>
      </w:r>
      <w:r>
        <w:rPr>
          <w:rFonts w:ascii="Roboto" w:hAnsi="Roboto"/>
          <w:color w:val="444444"/>
          <w:spacing w:val="8"/>
        </w:rPr>
        <w:br/>
      </w:r>
      <w:r>
        <w:rPr>
          <w:rFonts w:ascii="Roboto" w:hAnsi="Roboto"/>
          <w:color w:val="444444"/>
          <w:spacing w:val="8"/>
        </w:rPr>
        <w:br/>
      </w:r>
      <w:r>
        <w:rPr>
          <w:rFonts w:ascii="inherit" w:hAnsi="inherit"/>
          <w:b/>
          <w:bCs/>
          <w:i/>
          <w:iCs/>
          <w:color w:val="444444"/>
          <w:spacing w:val="8"/>
          <w:bdr w:val="none" w:sz="0" w:space="0" w:color="auto" w:frame="1"/>
        </w:rPr>
        <w:t>UserServiceImpl.java</w:t>
      </w:r>
      <w:r>
        <w:rPr>
          <w:rFonts w:ascii="Roboto" w:hAnsi="Roboto"/>
          <w:color w:val="444444"/>
          <w:spacing w:val="8"/>
        </w:rPr>
        <w:br/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package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com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jackrutorial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service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java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util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List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springframework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beans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factory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annotation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Autowired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springframework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stereotype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Service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com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jackrutorial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dao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UserDao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com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jackrutorial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model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lit"/>
          <w:rFonts w:ascii="Consolas" w:hAnsi="Consolas" w:cs="Consolas"/>
          <w:color w:val="87711D"/>
          <w:spacing w:val="8"/>
          <w:sz w:val="15"/>
          <w:szCs w:val="15"/>
          <w:bdr w:val="none" w:sz="0" w:space="0" w:color="auto" w:frame="1"/>
        </w:rPr>
        <w:t>@Service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class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UserServiceImpl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implements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UserService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{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UserDao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userDao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lit"/>
          <w:rFonts w:ascii="Consolas" w:hAnsi="Consolas" w:cs="Consolas"/>
          <w:color w:val="87711D"/>
          <w:spacing w:val="8"/>
          <w:sz w:val="15"/>
          <w:szCs w:val="15"/>
          <w:bdr w:val="none" w:sz="0" w:space="0" w:color="auto" w:frame="1"/>
        </w:rPr>
        <w:t>@Autowired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void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setUserDao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UserDao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userDao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{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this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userDao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userDao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List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listAllUser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()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{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return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userDao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listAllUser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();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void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addUser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{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userDao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addUser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void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updateUser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{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userDao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updateUser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void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delete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{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userDao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delete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findUserById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{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return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userDao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findUserById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lastRenderedPageBreak/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Fonts w:ascii="Consolas" w:hAnsi="Consolas" w:cs="Consolas"/>
          <w:color w:val="444444"/>
          <w:spacing w:val="8"/>
          <w:sz w:val="15"/>
          <w:szCs w:val="15"/>
        </w:rPr>
      </w:pP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B403B1" w:rsidRDefault="00B403B1" w:rsidP="00B403B1">
      <w:pPr>
        <w:textAlignment w:val="baseline"/>
        <w:rPr>
          <w:rFonts w:ascii="Roboto" w:hAnsi="Roboto" w:cs="Times New Roman"/>
          <w:color w:val="444444"/>
          <w:spacing w:val="8"/>
          <w:sz w:val="24"/>
          <w:szCs w:val="24"/>
        </w:rPr>
      </w:pPr>
      <w:r>
        <w:rPr>
          <w:rFonts w:ascii="Roboto" w:hAnsi="Roboto"/>
          <w:color w:val="444444"/>
          <w:spacing w:val="8"/>
        </w:rPr>
        <w:br/>
      </w:r>
    </w:p>
    <w:p w:rsidR="00B403B1" w:rsidRDefault="00B403B1" w:rsidP="00B403B1">
      <w:pPr>
        <w:pStyle w:val="Heading2"/>
        <w:spacing w:before="405" w:beforeAutospacing="0" w:after="405" w:afterAutospacing="0" w:line="223" w:lineRule="atLeast"/>
        <w:textAlignment w:val="baseline"/>
        <w:rPr>
          <w:rFonts w:ascii="Roboto" w:hAnsi="Roboto"/>
          <w:color w:val="242D36"/>
          <w:spacing w:val="8"/>
          <w:sz w:val="48"/>
          <w:szCs w:val="48"/>
        </w:rPr>
      </w:pPr>
      <w:r>
        <w:rPr>
          <w:rFonts w:ascii="Roboto" w:hAnsi="Roboto"/>
          <w:color w:val="242D36"/>
          <w:spacing w:val="8"/>
          <w:sz w:val="48"/>
          <w:szCs w:val="48"/>
        </w:rPr>
        <w:t>Rest Controller Annotation Configuration</w:t>
      </w:r>
    </w:p>
    <w:p w:rsidR="00B403B1" w:rsidRDefault="00B403B1" w:rsidP="00B403B1">
      <w:pPr>
        <w:textAlignment w:val="baseline"/>
        <w:rPr>
          <w:rFonts w:ascii="Roboto" w:hAnsi="Roboto"/>
          <w:color w:val="444444"/>
          <w:spacing w:val="8"/>
          <w:sz w:val="24"/>
          <w:szCs w:val="24"/>
        </w:rPr>
      </w:pPr>
      <w:r>
        <w:rPr>
          <w:rFonts w:ascii="Roboto" w:hAnsi="Roboto"/>
          <w:color w:val="444444"/>
          <w:spacing w:val="8"/>
        </w:rPr>
        <w:t>Create a </w:t>
      </w:r>
      <w:r>
        <w:rPr>
          <w:rFonts w:ascii="inherit" w:hAnsi="inherit"/>
          <w:b/>
          <w:bCs/>
          <w:i/>
          <w:iCs/>
          <w:color w:val="444444"/>
          <w:spacing w:val="8"/>
          <w:bdr w:val="none" w:sz="0" w:space="0" w:color="auto" w:frame="1"/>
        </w:rPr>
        <w:t>UserController </w:t>
      </w:r>
      <w:r>
        <w:rPr>
          <w:rFonts w:ascii="Roboto" w:hAnsi="Roboto"/>
          <w:color w:val="444444"/>
          <w:spacing w:val="8"/>
        </w:rPr>
        <w:t>class under </w:t>
      </w:r>
      <w:r>
        <w:rPr>
          <w:rFonts w:ascii="inherit" w:hAnsi="inherit"/>
          <w:b/>
          <w:bCs/>
          <w:i/>
          <w:iCs/>
          <w:color w:val="444444"/>
          <w:spacing w:val="8"/>
          <w:bdr w:val="none" w:sz="0" w:space="0" w:color="auto" w:frame="1"/>
        </w:rPr>
        <w:t>com.jackrutorial.controller</w:t>
      </w:r>
      <w:r>
        <w:rPr>
          <w:rFonts w:ascii="Roboto" w:hAnsi="Roboto"/>
          <w:color w:val="444444"/>
          <w:spacing w:val="8"/>
        </w:rPr>
        <w:t> package and write the following code in it.</w:t>
      </w:r>
      <w:r>
        <w:rPr>
          <w:rFonts w:ascii="Roboto" w:hAnsi="Roboto"/>
          <w:color w:val="444444"/>
          <w:spacing w:val="8"/>
        </w:rPr>
        <w:br/>
      </w:r>
      <w:r>
        <w:rPr>
          <w:rFonts w:ascii="Roboto" w:hAnsi="Roboto"/>
          <w:color w:val="444444"/>
          <w:spacing w:val="8"/>
        </w:rPr>
        <w:br/>
      </w:r>
      <w:r>
        <w:rPr>
          <w:rFonts w:ascii="inherit" w:hAnsi="inherit"/>
          <w:b/>
          <w:bCs/>
          <w:i/>
          <w:iCs/>
          <w:color w:val="444444"/>
          <w:spacing w:val="8"/>
          <w:bdr w:val="none" w:sz="0" w:space="0" w:color="auto" w:frame="1"/>
        </w:rPr>
        <w:t>UserController.java</w:t>
      </w:r>
      <w:r>
        <w:rPr>
          <w:rFonts w:ascii="Roboto" w:hAnsi="Roboto"/>
          <w:color w:val="444444"/>
          <w:spacing w:val="8"/>
        </w:rPr>
        <w:br/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package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com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jackrutorial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controller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java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util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List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springframework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beans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factory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annotation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Autowired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springframework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http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HttpHeaders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springframework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http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HttpStatus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springframework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http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ResponseEntity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springframework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web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bind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annotation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PathVariable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springframework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web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bind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annotation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RequestBody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springframework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web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bind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annotation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RequestMapping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springframework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web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bind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annotation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RequestMethod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org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springframework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web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bind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annotation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RestController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com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jackrutorial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model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import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com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jackrutorial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service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UserService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lit"/>
          <w:rFonts w:ascii="Consolas" w:hAnsi="Consolas" w:cs="Consolas"/>
          <w:color w:val="87711D"/>
          <w:spacing w:val="8"/>
          <w:sz w:val="15"/>
          <w:szCs w:val="15"/>
          <w:bdr w:val="none" w:sz="0" w:space="0" w:color="auto" w:frame="1"/>
        </w:rPr>
        <w:t>@RestController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class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UserController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{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lit"/>
          <w:rFonts w:ascii="Consolas" w:hAnsi="Consolas" w:cs="Consolas"/>
          <w:color w:val="87711D"/>
          <w:spacing w:val="8"/>
          <w:sz w:val="15"/>
          <w:szCs w:val="15"/>
          <w:bdr w:val="none" w:sz="0" w:space="0" w:color="auto" w:frame="1"/>
        </w:rPr>
        <w:t>@Autowired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UserService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userService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lit"/>
          <w:rFonts w:ascii="Consolas" w:hAnsi="Consolas" w:cs="Consolas"/>
          <w:color w:val="87711D"/>
          <w:spacing w:val="8"/>
          <w:sz w:val="15"/>
          <w:szCs w:val="15"/>
          <w:bdr w:val="none" w:sz="0" w:space="0" w:color="auto" w:frame="1"/>
        </w:rPr>
        <w:t>@RequestMapping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value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>
        <w:rPr>
          <w:rStyle w:val="str"/>
          <w:rFonts w:ascii="Consolas" w:hAnsi="Consolas" w:cs="Consolas"/>
          <w:color w:val="29A329"/>
          <w:spacing w:val="8"/>
          <w:sz w:val="15"/>
          <w:szCs w:val="15"/>
          <w:bdr w:val="none" w:sz="0" w:space="0" w:color="auto" w:frame="1"/>
        </w:rPr>
        <w:t>"/user/"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,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method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RequestMethod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GET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,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headers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>
        <w:rPr>
          <w:rStyle w:val="str"/>
          <w:rFonts w:ascii="Consolas" w:hAnsi="Consolas" w:cs="Consolas"/>
          <w:color w:val="29A329"/>
          <w:spacing w:val="8"/>
          <w:sz w:val="15"/>
          <w:szCs w:val="15"/>
          <w:bdr w:val="none" w:sz="0" w:space="0" w:color="auto" w:frame="1"/>
        </w:rPr>
        <w:t>"Accept=application/json"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ResponseEntity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&lt;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List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&lt;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&gt;&gt;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listAllUser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(){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List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&lt;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&gt;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list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userService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listAllUser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();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if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list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size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()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==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lit"/>
          <w:rFonts w:ascii="Consolas" w:hAnsi="Consolas" w:cs="Consolas"/>
          <w:color w:val="87711D"/>
          <w:spacing w:val="8"/>
          <w:sz w:val="15"/>
          <w:szCs w:val="15"/>
          <w:bdr w:val="none" w:sz="0" w:space="0" w:color="auto" w:frame="1"/>
        </w:rPr>
        <w:t>0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){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return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new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ResponseEntity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&lt;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List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&lt;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&gt;&gt;(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HttpStatus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NO_CONTENT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return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new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ResponseEntity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&lt;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List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&lt;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&gt;&gt;(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list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,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HttpStatus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OK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lit"/>
          <w:rFonts w:ascii="Consolas" w:hAnsi="Consolas" w:cs="Consolas"/>
          <w:color w:val="87711D"/>
          <w:spacing w:val="8"/>
          <w:sz w:val="15"/>
          <w:szCs w:val="15"/>
          <w:bdr w:val="none" w:sz="0" w:space="0" w:color="auto" w:frame="1"/>
        </w:rPr>
        <w:t>@RequestMapping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value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>
        <w:rPr>
          <w:rStyle w:val="str"/>
          <w:rFonts w:ascii="Consolas" w:hAnsi="Consolas" w:cs="Consolas"/>
          <w:color w:val="29A329"/>
          <w:spacing w:val="8"/>
          <w:sz w:val="15"/>
          <w:szCs w:val="15"/>
          <w:bdr w:val="none" w:sz="0" w:space="0" w:color="auto" w:frame="1"/>
        </w:rPr>
        <w:t>"/add/"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,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method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RequestMethod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POST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,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headers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>
        <w:rPr>
          <w:rStyle w:val="str"/>
          <w:rFonts w:ascii="Consolas" w:hAnsi="Consolas" w:cs="Consolas"/>
          <w:color w:val="29A329"/>
          <w:spacing w:val="8"/>
          <w:sz w:val="15"/>
          <w:szCs w:val="15"/>
          <w:bdr w:val="none" w:sz="0" w:space="0" w:color="auto" w:frame="1"/>
        </w:rPr>
        <w:t>"Accept=application/json"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ResponseEntity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&lt;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Void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&gt;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add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lit"/>
          <w:rFonts w:ascii="Consolas" w:hAnsi="Consolas" w:cs="Consolas"/>
          <w:color w:val="87711D"/>
          <w:spacing w:val="8"/>
          <w:sz w:val="15"/>
          <w:szCs w:val="15"/>
          <w:bdr w:val="none" w:sz="0" w:space="0" w:color="auto" w:frame="1"/>
        </w:rPr>
        <w:t>@RequestBody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){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userService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addUser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HttpHeaders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headers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new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HttpHeaders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();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return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new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ResponseEntity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&lt;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Void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&gt;(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headers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,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HttpStatus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CREATED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lit"/>
          <w:rFonts w:ascii="Consolas" w:hAnsi="Consolas" w:cs="Consolas"/>
          <w:color w:val="87711D"/>
          <w:spacing w:val="8"/>
          <w:sz w:val="15"/>
          <w:szCs w:val="15"/>
          <w:bdr w:val="none" w:sz="0" w:space="0" w:color="auto" w:frame="1"/>
        </w:rPr>
        <w:t>@RequestMapping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value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>
        <w:rPr>
          <w:rStyle w:val="str"/>
          <w:rFonts w:ascii="Consolas" w:hAnsi="Consolas" w:cs="Consolas"/>
          <w:color w:val="29A329"/>
          <w:spacing w:val="8"/>
          <w:sz w:val="15"/>
          <w:szCs w:val="15"/>
          <w:bdr w:val="none" w:sz="0" w:space="0" w:color="auto" w:frame="1"/>
        </w:rPr>
        <w:t>"/update/{id}"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,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method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RequestMethod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PUT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,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headers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>
        <w:rPr>
          <w:rStyle w:val="str"/>
          <w:rFonts w:ascii="Consolas" w:hAnsi="Consolas" w:cs="Consolas"/>
          <w:color w:val="29A329"/>
          <w:spacing w:val="8"/>
          <w:sz w:val="15"/>
          <w:szCs w:val="15"/>
          <w:bdr w:val="none" w:sz="0" w:space="0" w:color="auto" w:frame="1"/>
        </w:rPr>
        <w:t>"Accept=application/json"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ResponseEntity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&lt;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Void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&gt;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update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lit"/>
          <w:rFonts w:ascii="Consolas" w:hAnsi="Consolas" w:cs="Consolas"/>
          <w:color w:val="87711D"/>
          <w:spacing w:val="8"/>
          <w:sz w:val="15"/>
          <w:szCs w:val="15"/>
          <w:bdr w:val="none" w:sz="0" w:space="0" w:color="auto" w:frame="1"/>
        </w:rPr>
        <w:t>@PathVariable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str"/>
          <w:rFonts w:ascii="Consolas" w:hAnsi="Consolas" w:cs="Consolas"/>
          <w:color w:val="29A329"/>
          <w:spacing w:val="8"/>
          <w:sz w:val="15"/>
          <w:szCs w:val="15"/>
          <w:bdr w:val="none" w:sz="0" w:space="0" w:color="auto" w:frame="1"/>
        </w:rPr>
        <w:t>"id"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int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id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,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lit"/>
          <w:rFonts w:ascii="Consolas" w:hAnsi="Consolas" w:cs="Consolas"/>
          <w:color w:val="87711D"/>
          <w:spacing w:val="8"/>
          <w:sz w:val="15"/>
          <w:szCs w:val="15"/>
          <w:bdr w:val="none" w:sz="0" w:space="0" w:color="auto" w:frame="1"/>
        </w:rPr>
        <w:t>@RequestBody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){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setId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id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userService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updateUser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HttpHeaders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headers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new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HttpHeaders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();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lastRenderedPageBreak/>
        <w:t xml:space="preserve"> 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return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new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ResponseEntity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&lt;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Void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&gt;(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headers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,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HttpStatus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OK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lit"/>
          <w:rFonts w:ascii="Consolas" w:hAnsi="Consolas" w:cs="Consolas"/>
          <w:color w:val="87711D"/>
          <w:spacing w:val="8"/>
          <w:sz w:val="15"/>
          <w:szCs w:val="15"/>
          <w:bdr w:val="none" w:sz="0" w:space="0" w:color="auto" w:frame="1"/>
        </w:rPr>
        <w:t>@RequestMapping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value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>
        <w:rPr>
          <w:rStyle w:val="str"/>
          <w:rFonts w:ascii="Consolas" w:hAnsi="Consolas" w:cs="Consolas"/>
          <w:color w:val="29A329"/>
          <w:spacing w:val="8"/>
          <w:sz w:val="15"/>
          <w:szCs w:val="15"/>
          <w:bdr w:val="none" w:sz="0" w:space="0" w:color="auto" w:frame="1"/>
        </w:rPr>
        <w:t>"/delete/{id}"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,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method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RequestMethod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DELETE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,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headers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>
        <w:rPr>
          <w:rStyle w:val="str"/>
          <w:rFonts w:ascii="Consolas" w:hAnsi="Consolas" w:cs="Consolas"/>
          <w:color w:val="29A329"/>
          <w:spacing w:val="8"/>
          <w:sz w:val="15"/>
          <w:szCs w:val="15"/>
          <w:bdr w:val="none" w:sz="0" w:space="0" w:color="auto" w:frame="1"/>
        </w:rPr>
        <w:t>"Accept=application/json"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public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ResponseEntity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&lt;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Void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&gt;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delete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lit"/>
          <w:rFonts w:ascii="Consolas" w:hAnsi="Consolas" w:cs="Consolas"/>
          <w:color w:val="87711D"/>
          <w:spacing w:val="8"/>
          <w:sz w:val="15"/>
          <w:szCs w:val="15"/>
          <w:bdr w:val="none" w:sz="0" w:space="0" w:color="auto" w:frame="1"/>
        </w:rPr>
        <w:t>@PathVariable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str"/>
          <w:rFonts w:ascii="Consolas" w:hAnsi="Consolas" w:cs="Consolas"/>
          <w:color w:val="29A329"/>
          <w:spacing w:val="8"/>
          <w:sz w:val="15"/>
          <w:szCs w:val="15"/>
          <w:bdr w:val="none" w:sz="0" w:space="0" w:color="auto" w:frame="1"/>
        </w:rPr>
        <w:t>"id"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int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id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,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lit"/>
          <w:rFonts w:ascii="Consolas" w:hAnsi="Consolas" w:cs="Consolas"/>
          <w:color w:val="87711D"/>
          <w:spacing w:val="8"/>
          <w:sz w:val="15"/>
          <w:szCs w:val="15"/>
          <w:bdr w:val="none" w:sz="0" w:space="0" w:color="auto" w:frame="1"/>
        </w:rPr>
        <w:t>@RequestBody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User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){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setId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id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userService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delete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user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HttpHeaders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headers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=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new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HttpHeaders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();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return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AD2BEE"/>
          <w:spacing w:val="8"/>
          <w:sz w:val="15"/>
          <w:szCs w:val="15"/>
          <w:bdr w:val="none" w:sz="0" w:space="0" w:color="auto" w:frame="1"/>
        </w:rPr>
        <w:t>new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ResponseEntity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&lt;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Void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&gt;(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headers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,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typ"/>
          <w:rFonts w:ascii="Consolas" w:hAnsi="Consolas" w:cs="Consolas"/>
          <w:color w:val="3D62F5"/>
          <w:spacing w:val="8"/>
          <w:sz w:val="15"/>
          <w:szCs w:val="15"/>
          <w:bdr w:val="none" w:sz="0" w:space="0" w:color="auto" w:frame="1"/>
        </w:rPr>
        <w:t>HttpStatus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.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NO_CONTENT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);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Fonts w:ascii="Consolas" w:hAnsi="Consolas" w:cs="Consolas"/>
          <w:color w:val="444444"/>
          <w:spacing w:val="8"/>
          <w:sz w:val="15"/>
          <w:szCs w:val="15"/>
        </w:rPr>
      </w:pP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B403B1" w:rsidRDefault="00B403B1" w:rsidP="00B403B1">
      <w:pPr>
        <w:textAlignment w:val="baseline"/>
        <w:rPr>
          <w:rFonts w:ascii="Roboto" w:hAnsi="Roboto" w:cs="Times New Roman"/>
          <w:color w:val="444444"/>
          <w:spacing w:val="8"/>
          <w:sz w:val="24"/>
          <w:szCs w:val="24"/>
        </w:rPr>
      </w:pPr>
      <w:r>
        <w:rPr>
          <w:rFonts w:ascii="Roboto" w:hAnsi="Roboto"/>
          <w:color w:val="444444"/>
          <w:spacing w:val="8"/>
        </w:rPr>
        <w:br/>
      </w:r>
    </w:p>
    <w:p w:rsidR="00B403B1" w:rsidRDefault="00B403B1" w:rsidP="00B403B1">
      <w:pPr>
        <w:pStyle w:val="Heading2"/>
        <w:spacing w:before="405" w:beforeAutospacing="0" w:after="405" w:afterAutospacing="0" w:line="223" w:lineRule="atLeast"/>
        <w:textAlignment w:val="baseline"/>
        <w:rPr>
          <w:rFonts w:ascii="Roboto" w:hAnsi="Roboto"/>
          <w:color w:val="242D36"/>
          <w:spacing w:val="8"/>
          <w:sz w:val="48"/>
          <w:szCs w:val="48"/>
        </w:rPr>
      </w:pPr>
      <w:r>
        <w:rPr>
          <w:rFonts w:ascii="Roboto" w:hAnsi="Roboto"/>
          <w:color w:val="242D36"/>
          <w:spacing w:val="8"/>
          <w:sz w:val="48"/>
          <w:szCs w:val="48"/>
        </w:rPr>
        <w:t>Building Spring Restful web services</w:t>
      </w:r>
    </w:p>
    <w:p w:rsidR="00B403B1" w:rsidRDefault="00B403B1" w:rsidP="00B403B1">
      <w:pPr>
        <w:numPr>
          <w:ilvl w:val="0"/>
          <w:numId w:val="19"/>
        </w:numPr>
        <w:spacing w:before="120" w:after="60" w:line="240" w:lineRule="auto"/>
        <w:ind w:left="528" w:firstLine="0"/>
        <w:textAlignment w:val="baseline"/>
        <w:rPr>
          <w:rFonts w:ascii="inherit" w:hAnsi="inherit"/>
          <w:color w:val="666666"/>
          <w:spacing w:val="8"/>
          <w:sz w:val="23"/>
          <w:szCs w:val="23"/>
        </w:rPr>
      </w:pPr>
      <w:r>
        <w:rPr>
          <w:rFonts w:ascii="inherit" w:hAnsi="inherit"/>
          <w:color w:val="666666"/>
          <w:spacing w:val="8"/>
          <w:sz w:val="23"/>
          <w:szCs w:val="23"/>
        </w:rPr>
        <w:t>Right click this project</w:t>
      </w:r>
    </w:p>
    <w:p w:rsidR="00B403B1" w:rsidRDefault="00B403B1" w:rsidP="00B403B1">
      <w:pPr>
        <w:numPr>
          <w:ilvl w:val="0"/>
          <w:numId w:val="19"/>
        </w:numPr>
        <w:spacing w:before="120" w:after="60" w:line="240" w:lineRule="auto"/>
        <w:ind w:left="528" w:firstLine="0"/>
        <w:textAlignment w:val="baseline"/>
        <w:rPr>
          <w:rFonts w:ascii="inherit" w:hAnsi="inherit"/>
          <w:color w:val="666666"/>
          <w:spacing w:val="8"/>
          <w:sz w:val="23"/>
          <w:szCs w:val="23"/>
        </w:rPr>
      </w:pPr>
      <w:r>
        <w:rPr>
          <w:rFonts w:ascii="inherit" w:hAnsi="inherit"/>
          <w:color w:val="666666"/>
          <w:spacing w:val="8"/>
          <w:sz w:val="23"/>
          <w:szCs w:val="23"/>
        </w:rPr>
        <w:t>Select Run As -&gt; Maven clean</w:t>
      </w:r>
    </w:p>
    <w:p w:rsidR="00B403B1" w:rsidRDefault="00B403B1" w:rsidP="00B403B1">
      <w:pPr>
        <w:numPr>
          <w:ilvl w:val="0"/>
          <w:numId w:val="19"/>
        </w:numPr>
        <w:spacing w:before="120" w:after="60" w:line="240" w:lineRule="auto"/>
        <w:ind w:left="528" w:firstLine="0"/>
        <w:textAlignment w:val="baseline"/>
        <w:rPr>
          <w:rFonts w:ascii="inherit" w:hAnsi="inherit"/>
          <w:color w:val="666666"/>
          <w:spacing w:val="8"/>
          <w:sz w:val="23"/>
          <w:szCs w:val="23"/>
        </w:rPr>
      </w:pPr>
      <w:r>
        <w:rPr>
          <w:rFonts w:ascii="inherit" w:hAnsi="inherit"/>
          <w:color w:val="666666"/>
          <w:spacing w:val="8"/>
          <w:sz w:val="23"/>
          <w:szCs w:val="23"/>
        </w:rPr>
        <w:t>Right click this project</w:t>
      </w:r>
    </w:p>
    <w:p w:rsidR="00B403B1" w:rsidRDefault="00B403B1" w:rsidP="00B403B1">
      <w:pPr>
        <w:numPr>
          <w:ilvl w:val="0"/>
          <w:numId w:val="19"/>
        </w:numPr>
        <w:spacing w:before="120" w:after="60" w:line="240" w:lineRule="auto"/>
        <w:ind w:left="528" w:firstLine="0"/>
        <w:textAlignment w:val="baseline"/>
        <w:rPr>
          <w:rFonts w:ascii="inherit" w:hAnsi="inherit"/>
          <w:color w:val="666666"/>
          <w:spacing w:val="8"/>
          <w:sz w:val="23"/>
          <w:szCs w:val="23"/>
        </w:rPr>
      </w:pPr>
      <w:r>
        <w:rPr>
          <w:rFonts w:ascii="inherit" w:hAnsi="inherit"/>
          <w:color w:val="666666"/>
          <w:spacing w:val="8"/>
          <w:sz w:val="23"/>
          <w:szCs w:val="23"/>
        </w:rPr>
        <w:t>Select Run As -&gt; Maven install</w:t>
      </w:r>
    </w:p>
    <w:p w:rsidR="00B403B1" w:rsidRDefault="00B403B1" w:rsidP="00B403B1">
      <w:pPr>
        <w:pStyle w:val="Heading2"/>
        <w:spacing w:before="405" w:beforeAutospacing="0" w:after="405" w:afterAutospacing="0" w:line="223" w:lineRule="atLeast"/>
        <w:textAlignment w:val="baseline"/>
        <w:rPr>
          <w:rFonts w:ascii="Roboto" w:hAnsi="Roboto"/>
          <w:color w:val="242D36"/>
          <w:spacing w:val="8"/>
          <w:sz w:val="48"/>
          <w:szCs w:val="48"/>
        </w:rPr>
      </w:pPr>
      <w:r>
        <w:rPr>
          <w:rFonts w:ascii="Roboto" w:hAnsi="Roboto"/>
          <w:color w:val="242D36"/>
          <w:spacing w:val="8"/>
          <w:sz w:val="48"/>
          <w:szCs w:val="48"/>
        </w:rPr>
        <w:t>How to deploy Spring Restful Web Service in Tomcat</w:t>
      </w:r>
    </w:p>
    <w:p w:rsidR="00B403B1" w:rsidRDefault="00B403B1" w:rsidP="00B403B1">
      <w:pPr>
        <w:spacing w:after="240"/>
        <w:textAlignment w:val="baseline"/>
        <w:rPr>
          <w:rFonts w:ascii="Roboto" w:hAnsi="Roboto"/>
          <w:color w:val="444444"/>
          <w:spacing w:val="8"/>
          <w:sz w:val="24"/>
          <w:szCs w:val="24"/>
        </w:rPr>
      </w:pPr>
      <w:r>
        <w:rPr>
          <w:rFonts w:ascii="inherit" w:hAnsi="inherit"/>
          <w:i/>
          <w:iCs/>
          <w:color w:val="444444"/>
          <w:spacing w:val="8"/>
          <w:bdr w:val="none" w:sz="0" w:space="0" w:color="auto" w:frame="1"/>
        </w:rPr>
        <w:t>Watch video add Apache Tomcat Server in Eclipse.</w:t>
      </w:r>
    </w:p>
    <w:p w:rsidR="00B403B1" w:rsidRDefault="00B403B1" w:rsidP="00B403B1">
      <w:pPr>
        <w:spacing w:after="0"/>
        <w:textAlignment w:val="baseline"/>
        <w:rPr>
          <w:rFonts w:ascii="Roboto" w:hAnsi="Roboto"/>
          <w:color w:val="444444"/>
          <w:spacing w:val="8"/>
        </w:rPr>
      </w:pPr>
      <w:r>
        <w:rPr>
          <w:rFonts w:ascii="Roboto" w:hAnsi="Roboto"/>
          <w:color w:val="444444"/>
          <w:spacing w:val="8"/>
        </w:rPr>
        <w:br/>
        <w:t>Enter the following to the </w:t>
      </w:r>
      <w:r>
        <w:rPr>
          <w:rFonts w:ascii="inherit" w:hAnsi="inherit"/>
          <w:b/>
          <w:bCs/>
          <w:i/>
          <w:iCs/>
          <w:color w:val="444444"/>
          <w:spacing w:val="8"/>
          <w:bdr w:val="none" w:sz="0" w:space="0" w:color="auto" w:frame="1"/>
        </w:rPr>
        <w:t>Host </w:t>
      </w:r>
      <w:r>
        <w:rPr>
          <w:rFonts w:ascii="Roboto" w:hAnsi="Roboto"/>
          <w:color w:val="444444"/>
          <w:spacing w:val="8"/>
        </w:rPr>
        <w:t>node in the </w:t>
      </w:r>
      <w:r>
        <w:rPr>
          <w:rFonts w:ascii="inherit" w:hAnsi="inherit"/>
          <w:b/>
          <w:bCs/>
          <w:i/>
          <w:iCs/>
          <w:color w:val="444444"/>
          <w:spacing w:val="8"/>
          <w:bdr w:val="none" w:sz="0" w:space="0" w:color="auto" w:frame="1"/>
        </w:rPr>
        <w:t>TOMCAT_HOME/conf/server.xml</w:t>
      </w:r>
      <w:r>
        <w:rPr>
          <w:rFonts w:ascii="Roboto" w:hAnsi="Roboto"/>
          <w:color w:val="444444"/>
          <w:spacing w:val="8"/>
        </w:rPr>
        <w:t>.</w:t>
      </w:r>
      <w:r>
        <w:rPr>
          <w:rFonts w:ascii="Roboto" w:hAnsi="Roboto"/>
          <w:color w:val="444444"/>
          <w:spacing w:val="8"/>
        </w:rPr>
        <w:br/>
      </w:r>
      <w:r>
        <w:rPr>
          <w:rFonts w:ascii="Roboto" w:hAnsi="Roboto"/>
          <w:color w:val="444444"/>
          <w:spacing w:val="8"/>
        </w:rPr>
        <w:br/>
      </w:r>
      <w:r>
        <w:rPr>
          <w:rFonts w:ascii="inherit" w:hAnsi="inherit"/>
          <w:i/>
          <w:iCs/>
          <w:color w:val="444444"/>
          <w:spacing w:val="8"/>
          <w:bdr w:val="none" w:sz="0" w:space="0" w:color="auto" w:frame="1"/>
        </w:rPr>
        <w:t>&lt;Context docBase="</w:t>
      </w:r>
      <w:r>
        <w:rPr>
          <w:rFonts w:ascii="inherit" w:hAnsi="inherit"/>
          <w:b/>
          <w:bCs/>
          <w:i/>
          <w:iCs/>
          <w:color w:val="444444"/>
          <w:spacing w:val="8"/>
          <w:bdr w:val="none" w:sz="0" w:space="0" w:color="auto" w:frame="1"/>
        </w:rPr>
        <w:t>&lt;Project Folder Location&gt;\SpringRESTFulExample\target\SpringRESTFulExample-0.0.1-SNAPSHOT\</w:t>
      </w:r>
      <w:r>
        <w:rPr>
          <w:rFonts w:ascii="inherit" w:hAnsi="inherit"/>
          <w:i/>
          <w:iCs/>
          <w:color w:val="444444"/>
          <w:spacing w:val="8"/>
          <w:bdr w:val="none" w:sz="0" w:space="0" w:color="auto" w:frame="1"/>
        </w:rPr>
        <w:t>" path="/</w:t>
      </w:r>
      <w:r>
        <w:rPr>
          <w:rFonts w:ascii="inherit" w:hAnsi="inherit"/>
          <w:b/>
          <w:bCs/>
          <w:i/>
          <w:iCs/>
          <w:color w:val="444444"/>
          <w:spacing w:val="8"/>
          <w:bdr w:val="none" w:sz="0" w:space="0" w:color="auto" w:frame="1"/>
        </w:rPr>
        <w:t>SpringRESTFulExample</w:t>
      </w:r>
      <w:r>
        <w:rPr>
          <w:rFonts w:ascii="inherit" w:hAnsi="inherit"/>
          <w:i/>
          <w:iCs/>
          <w:color w:val="444444"/>
          <w:spacing w:val="8"/>
          <w:bdr w:val="none" w:sz="0" w:space="0" w:color="auto" w:frame="1"/>
        </w:rPr>
        <w:t>" reloadable="true" &gt;</w:t>
      </w:r>
      <w:r>
        <w:rPr>
          <w:rFonts w:ascii="Roboto" w:hAnsi="Roboto"/>
          <w:color w:val="444444"/>
          <w:spacing w:val="8"/>
        </w:rPr>
        <w:br/>
      </w:r>
      <w:r>
        <w:rPr>
          <w:rFonts w:ascii="inherit" w:hAnsi="inherit"/>
          <w:i/>
          <w:iCs/>
          <w:color w:val="444444"/>
          <w:spacing w:val="8"/>
          <w:bdr w:val="none" w:sz="0" w:space="0" w:color="auto" w:frame="1"/>
        </w:rPr>
        <w:t>              &lt;Resource</w:t>
      </w:r>
      <w:r>
        <w:rPr>
          <w:rFonts w:ascii="Roboto" w:hAnsi="Roboto"/>
          <w:color w:val="444444"/>
          <w:spacing w:val="8"/>
        </w:rPr>
        <w:br/>
      </w:r>
      <w:r>
        <w:rPr>
          <w:rFonts w:ascii="inherit" w:hAnsi="inherit"/>
          <w:i/>
          <w:iCs/>
          <w:color w:val="444444"/>
          <w:spacing w:val="8"/>
          <w:bdr w:val="none" w:sz="0" w:space="0" w:color="auto" w:frame="1"/>
        </w:rPr>
        <w:t>                    name="jdbc/springmvc"</w:t>
      </w:r>
      <w:r>
        <w:rPr>
          <w:rFonts w:ascii="Roboto" w:hAnsi="Roboto"/>
          <w:color w:val="444444"/>
          <w:spacing w:val="8"/>
        </w:rPr>
        <w:br/>
      </w:r>
      <w:r>
        <w:rPr>
          <w:rFonts w:ascii="inherit" w:hAnsi="inherit"/>
          <w:i/>
          <w:iCs/>
          <w:color w:val="444444"/>
          <w:spacing w:val="8"/>
          <w:bdr w:val="none" w:sz="0" w:space="0" w:color="auto" w:frame="1"/>
        </w:rPr>
        <w:t>                    auth="Container"</w:t>
      </w:r>
      <w:r>
        <w:rPr>
          <w:rFonts w:ascii="Roboto" w:hAnsi="Roboto"/>
          <w:color w:val="444444"/>
          <w:spacing w:val="8"/>
        </w:rPr>
        <w:br/>
      </w:r>
      <w:r>
        <w:rPr>
          <w:rFonts w:ascii="inherit" w:hAnsi="inherit"/>
          <w:i/>
          <w:iCs/>
          <w:color w:val="444444"/>
          <w:spacing w:val="8"/>
          <w:bdr w:val="none" w:sz="0" w:space="0" w:color="auto" w:frame="1"/>
        </w:rPr>
        <w:t>                    type="javax.sql.DataSource"</w:t>
      </w:r>
      <w:r>
        <w:rPr>
          <w:rFonts w:ascii="Roboto" w:hAnsi="Roboto"/>
          <w:color w:val="444444"/>
          <w:spacing w:val="8"/>
        </w:rPr>
        <w:br/>
      </w:r>
      <w:r>
        <w:rPr>
          <w:rFonts w:ascii="inherit" w:hAnsi="inherit"/>
          <w:i/>
          <w:iCs/>
          <w:color w:val="444444"/>
          <w:spacing w:val="8"/>
          <w:bdr w:val="none" w:sz="0" w:space="0" w:color="auto" w:frame="1"/>
        </w:rPr>
        <w:t>                    username="root"</w:t>
      </w:r>
      <w:r>
        <w:rPr>
          <w:rFonts w:ascii="Roboto" w:hAnsi="Roboto"/>
          <w:color w:val="444444"/>
          <w:spacing w:val="8"/>
        </w:rPr>
        <w:br/>
      </w:r>
      <w:r>
        <w:rPr>
          <w:rFonts w:ascii="inherit" w:hAnsi="inherit"/>
          <w:i/>
          <w:iCs/>
          <w:color w:val="444444"/>
          <w:spacing w:val="8"/>
          <w:bdr w:val="none" w:sz="0" w:space="0" w:color="auto" w:frame="1"/>
        </w:rPr>
        <w:t>                     password="root"</w:t>
      </w:r>
      <w:r>
        <w:rPr>
          <w:rFonts w:ascii="Roboto" w:hAnsi="Roboto"/>
          <w:color w:val="444444"/>
          <w:spacing w:val="8"/>
        </w:rPr>
        <w:br/>
      </w:r>
      <w:r>
        <w:rPr>
          <w:rFonts w:ascii="inherit" w:hAnsi="inherit"/>
          <w:i/>
          <w:iCs/>
          <w:color w:val="444444"/>
          <w:spacing w:val="8"/>
          <w:bdr w:val="none" w:sz="0" w:space="0" w:color="auto" w:frame="1"/>
        </w:rPr>
        <w:t>                     driverClassName="com.mysql.jdbc.Driver"</w:t>
      </w:r>
      <w:r>
        <w:rPr>
          <w:rFonts w:ascii="Roboto" w:hAnsi="Roboto"/>
          <w:color w:val="444444"/>
          <w:spacing w:val="8"/>
        </w:rPr>
        <w:br/>
      </w:r>
      <w:r>
        <w:rPr>
          <w:rFonts w:ascii="inherit" w:hAnsi="inherit"/>
          <w:i/>
          <w:iCs/>
          <w:color w:val="444444"/>
          <w:spacing w:val="8"/>
          <w:bdr w:val="none" w:sz="0" w:space="0" w:color="auto" w:frame="1"/>
        </w:rPr>
        <w:t>                     url="jdbc:mysql://localhost:3306/jack_rutorial_demo"</w:t>
      </w:r>
      <w:r>
        <w:rPr>
          <w:rFonts w:ascii="Roboto" w:hAnsi="Roboto"/>
          <w:color w:val="444444"/>
          <w:spacing w:val="8"/>
        </w:rPr>
        <w:br/>
      </w:r>
      <w:r>
        <w:rPr>
          <w:rFonts w:ascii="inherit" w:hAnsi="inherit"/>
          <w:i/>
          <w:iCs/>
          <w:color w:val="444444"/>
          <w:spacing w:val="8"/>
          <w:bdr w:val="none" w:sz="0" w:space="0" w:color="auto" w:frame="1"/>
        </w:rPr>
        <w:t>                     maxActive="5"</w:t>
      </w:r>
      <w:r>
        <w:rPr>
          <w:rFonts w:ascii="Roboto" w:hAnsi="Roboto"/>
          <w:color w:val="444444"/>
          <w:spacing w:val="8"/>
        </w:rPr>
        <w:br/>
      </w:r>
      <w:r>
        <w:rPr>
          <w:rFonts w:ascii="inherit" w:hAnsi="inherit"/>
          <w:i/>
          <w:iCs/>
          <w:color w:val="444444"/>
          <w:spacing w:val="8"/>
          <w:bdr w:val="none" w:sz="0" w:space="0" w:color="auto" w:frame="1"/>
        </w:rPr>
        <w:t>                     maxIdle="3"</w:t>
      </w:r>
      <w:r>
        <w:rPr>
          <w:rFonts w:ascii="Roboto" w:hAnsi="Roboto"/>
          <w:color w:val="444444"/>
          <w:spacing w:val="8"/>
        </w:rPr>
        <w:br/>
      </w:r>
      <w:r>
        <w:rPr>
          <w:rFonts w:ascii="inherit" w:hAnsi="inherit"/>
          <w:i/>
          <w:iCs/>
          <w:color w:val="444444"/>
          <w:spacing w:val="8"/>
          <w:bdr w:val="none" w:sz="0" w:space="0" w:color="auto" w:frame="1"/>
        </w:rPr>
        <w:lastRenderedPageBreak/>
        <w:t>                      /&gt;</w:t>
      </w:r>
      <w:r>
        <w:rPr>
          <w:rFonts w:ascii="Roboto" w:hAnsi="Roboto"/>
          <w:color w:val="444444"/>
          <w:spacing w:val="8"/>
        </w:rPr>
        <w:br/>
      </w:r>
      <w:r>
        <w:rPr>
          <w:rFonts w:ascii="inherit" w:hAnsi="inherit"/>
          <w:i/>
          <w:iCs/>
          <w:color w:val="444444"/>
          <w:spacing w:val="8"/>
          <w:bdr w:val="none" w:sz="0" w:space="0" w:color="auto" w:frame="1"/>
        </w:rPr>
        <w:t>&lt;/Context&gt;</w:t>
      </w:r>
      <w:r>
        <w:rPr>
          <w:rFonts w:ascii="Roboto" w:hAnsi="Roboto"/>
          <w:color w:val="444444"/>
          <w:spacing w:val="8"/>
        </w:rPr>
        <w:br/>
      </w:r>
      <w:r>
        <w:rPr>
          <w:rFonts w:ascii="Roboto" w:hAnsi="Roboto"/>
          <w:color w:val="444444"/>
          <w:spacing w:val="8"/>
        </w:rPr>
        <w:br/>
      </w:r>
    </w:p>
    <w:p w:rsidR="00B403B1" w:rsidRDefault="00B403B1" w:rsidP="00B403B1">
      <w:pPr>
        <w:numPr>
          <w:ilvl w:val="0"/>
          <w:numId w:val="20"/>
        </w:numPr>
        <w:spacing w:after="0" w:line="240" w:lineRule="auto"/>
        <w:ind w:left="528" w:firstLine="0"/>
        <w:textAlignment w:val="baseline"/>
        <w:rPr>
          <w:rFonts w:ascii="inherit" w:hAnsi="inherit"/>
          <w:color w:val="666666"/>
          <w:spacing w:val="8"/>
          <w:sz w:val="23"/>
          <w:szCs w:val="23"/>
        </w:rPr>
      </w:pPr>
      <w:r>
        <w:rPr>
          <w:rFonts w:ascii="inherit" w:hAnsi="inherit"/>
          <w:b/>
          <w:bCs/>
          <w:i/>
          <w:iCs/>
          <w:color w:val="666666"/>
          <w:spacing w:val="8"/>
          <w:sz w:val="23"/>
          <w:szCs w:val="23"/>
          <w:bdr w:val="none" w:sz="0" w:space="0" w:color="auto" w:frame="1"/>
        </w:rPr>
        <w:t>Start Apache Tomcat from Eclipse Oxygen java</w:t>
      </w:r>
      <w:r>
        <w:rPr>
          <w:rFonts w:ascii="inherit" w:hAnsi="inherit"/>
          <w:color w:val="666666"/>
          <w:spacing w:val="8"/>
          <w:sz w:val="23"/>
          <w:szCs w:val="23"/>
        </w:rPr>
        <w:t>.</w:t>
      </w:r>
    </w:p>
    <w:p w:rsidR="00B403B1" w:rsidRDefault="00B403B1" w:rsidP="00B403B1">
      <w:pPr>
        <w:pStyle w:val="Heading2"/>
        <w:spacing w:before="405" w:beforeAutospacing="0" w:after="405" w:afterAutospacing="0" w:line="223" w:lineRule="atLeast"/>
        <w:textAlignment w:val="baseline"/>
        <w:rPr>
          <w:rFonts w:ascii="Roboto" w:hAnsi="Roboto"/>
          <w:color w:val="242D36"/>
          <w:spacing w:val="8"/>
          <w:sz w:val="48"/>
          <w:szCs w:val="48"/>
        </w:rPr>
      </w:pPr>
      <w:r>
        <w:rPr>
          <w:rFonts w:ascii="Roboto" w:hAnsi="Roboto"/>
          <w:color w:val="242D36"/>
          <w:spacing w:val="8"/>
          <w:sz w:val="48"/>
          <w:szCs w:val="48"/>
        </w:rPr>
        <w:t>How to test Spring MVC Restful web services using postman</w:t>
      </w:r>
    </w:p>
    <w:p w:rsidR="00B403B1" w:rsidRDefault="00B403B1" w:rsidP="00B403B1">
      <w:pPr>
        <w:textAlignment w:val="baseline"/>
        <w:rPr>
          <w:rFonts w:ascii="Roboto" w:hAnsi="Roboto"/>
          <w:color w:val="444444"/>
          <w:spacing w:val="8"/>
          <w:sz w:val="24"/>
          <w:szCs w:val="24"/>
        </w:rPr>
      </w:pPr>
      <w:r>
        <w:rPr>
          <w:rFonts w:ascii="inherit" w:hAnsi="inherit"/>
          <w:b/>
          <w:bCs/>
          <w:i/>
          <w:iCs/>
          <w:color w:val="444444"/>
          <w:spacing w:val="8"/>
          <w:u w:val="single"/>
          <w:bdr w:val="none" w:sz="0" w:space="0" w:color="auto" w:frame="1"/>
        </w:rPr>
        <w:t>Add User API</w:t>
      </w:r>
      <w:r>
        <w:rPr>
          <w:rFonts w:ascii="Roboto" w:hAnsi="Roboto"/>
          <w:color w:val="444444"/>
          <w:spacing w:val="8"/>
        </w:rPr>
        <w:br/>
        <w:t>Request Method: POST</w:t>
      </w:r>
      <w:r>
        <w:rPr>
          <w:rFonts w:ascii="Roboto" w:hAnsi="Roboto"/>
          <w:color w:val="444444"/>
          <w:spacing w:val="8"/>
        </w:rPr>
        <w:br/>
        <w:t>URL: </w:t>
      </w:r>
      <w:hyperlink r:id="rId54" w:tgtFrame="_blank" w:history="1">
        <w:r>
          <w:rPr>
            <w:rStyle w:val="Hyperlink"/>
            <w:rFonts w:ascii="Roboto" w:hAnsi="Roboto"/>
            <w:color w:val="F45145"/>
            <w:spacing w:val="8"/>
            <w:bdr w:val="none" w:sz="0" w:space="0" w:color="auto" w:frame="1"/>
          </w:rPr>
          <w:t>http://localhost:8080/SpringRESTFulExample/add/</w:t>
        </w:r>
      </w:hyperlink>
      <w:r>
        <w:rPr>
          <w:rFonts w:ascii="Roboto" w:hAnsi="Roboto"/>
          <w:color w:val="444444"/>
          <w:spacing w:val="8"/>
        </w:rPr>
        <w:br/>
        <w:t>Body: Type application/json</w:t>
      </w:r>
      <w:r>
        <w:rPr>
          <w:rFonts w:ascii="Roboto" w:hAnsi="Roboto"/>
          <w:color w:val="444444"/>
          <w:spacing w:val="8"/>
        </w:rPr>
        <w:br/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{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str"/>
          <w:rFonts w:ascii="Consolas" w:hAnsi="Consolas" w:cs="Consolas"/>
          <w:color w:val="29A329"/>
          <w:spacing w:val="8"/>
          <w:sz w:val="15"/>
          <w:szCs w:val="15"/>
          <w:bdr w:val="none" w:sz="0" w:space="0" w:color="auto" w:frame="1"/>
        </w:rPr>
        <w:t>"firstname"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: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str"/>
          <w:rFonts w:ascii="Consolas" w:hAnsi="Consolas" w:cs="Consolas"/>
          <w:color w:val="29A329"/>
          <w:spacing w:val="8"/>
          <w:sz w:val="15"/>
          <w:szCs w:val="15"/>
          <w:bdr w:val="none" w:sz="0" w:space="0" w:color="auto" w:frame="1"/>
        </w:rPr>
        <w:t>"Jack"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,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str"/>
          <w:rFonts w:ascii="Consolas" w:hAnsi="Consolas" w:cs="Consolas"/>
          <w:color w:val="29A329"/>
          <w:spacing w:val="8"/>
          <w:sz w:val="15"/>
          <w:szCs w:val="15"/>
          <w:bdr w:val="none" w:sz="0" w:space="0" w:color="auto" w:frame="1"/>
        </w:rPr>
        <w:t>"lastname"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: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str"/>
          <w:rFonts w:ascii="Consolas" w:hAnsi="Consolas" w:cs="Consolas"/>
          <w:color w:val="29A329"/>
          <w:spacing w:val="8"/>
          <w:sz w:val="15"/>
          <w:szCs w:val="15"/>
          <w:bdr w:val="none" w:sz="0" w:space="0" w:color="auto" w:frame="1"/>
        </w:rPr>
        <w:t>"Rutorial"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,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str"/>
          <w:rFonts w:ascii="Consolas" w:hAnsi="Consolas" w:cs="Consolas"/>
          <w:color w:val="29A329"/>
          <w:spacing w:val="8"/>
          <w:sz w:val="15"/>
          <w:szCs w:val="15"/>
          <w:bdr w:val="none" w:sz="0" w:space="0" w:color="auto" w:frame="1"/>
        </w:rPr>
        <w:t>"address"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: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str"/>
          <w:rFonts w:ascii="Consolas" w:hAnsi="Consolas" w:cs="Consolas"/>
          <w:color w:val="29A329"/>
          <w:spacing w:val="8"/>
          <w:sz w:val="15"/>
          <w:szCs w:val="15"/>
          <w:bdr w:val="none" w:sz="0" w:space="0" w:color="auto" w:frame="1"/>
        </w:rPr>
        <w:t>"http://www.jackrutorial.com"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Fonts w:ascii="Consolas" w:hAnsi="Consolas" w:cs="Consolas"/>
          <w:color w:val="444444"/>
          <w:spacing w:val="8"/>
          <w:sz w:val="15"/>
          <w:szCs w:val="15"/>
        </w:rPr>
      </w:pP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B403B1" w:rsidRDefault="00B403B1" w:rsidP="00B403B1">
      <w:pPr>
        <w:textAlignment w:val="baseline"/>
        <w:rPr>
          <w:rFonts w:ascii="Roboto" w:hAnsi="Roboto" w:cs="Times New Roman"/>
          <w:color w:val="444444"/>
          <w:spacing w:val="8"/>
          <w:sz w:val="24"/>
          <w:szCs w:val="24"/>
        </w:rPr>
      </w:pPr>
    </w:p>
    <w:p w:rsidR="00B403B1" w:rsidRDefault="00B403B1" w:rsidP="00B403B1">
      <w:pPr>
        <w:jc w:val="center"/>
        <w:textAlignment w:val="baseline"/>
        <w:rPr>
          <w:rFonts w:ascii="Roboto" w:hAnsi="Roboto"/>
          <w:color w:val="444444"/>
          <w:spacing w:val="8"/>
        </w:rPr>
      </w:pPr>
      <w:r>
        <w:rPr>
          <w:rFonts w:ascii="Roboto" w:hAnsi="Roboto"/>
          <w:noProof/>
          <w:color w:val="F45145"/>
          <w:spacing w:val="8"/>
          <w:bdr w:val="none" w:sz="0" w:space="0" w:color="auto" w:frame="1"/>
        </w:rPr>
        <w:drawing>
          <wp:inline distT="0" distB="0" distL="0" distR="0">
            <wp:extent cx="9837420" cy="3390900"/>
            <wp:effectExtent l="0" t="0" r="0" b="0"/>
            <wp:docPr id="23" name="Picture 23" descr="Add User postman - Spring 4 Restful Web Services CRUD JSON Example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Add User postman - Spring 4 Restful Web Services CRUD JSON Example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742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3B1" w:rsidRDefault="00B403B1" w:rsidP="00B403B1">
      <w:pPr>
        <w:spacing w:after="240"/>
        <w:textAlignment w:val="baseline"/>
        <w:rPr>
          <w:rFonts w:ascii="Roboto" w:hAnsi="Roboto"/>
          <w:color w:val="444444"/>
          <w:spacing w:val="8"/>
        </w:rPr>
      </w:pPr>
      <w:r>
        <w:rPr>
          <w:rFonts w:ascii="Roboto" w:hAnsi="Roboto"/>
          <w:color w:val="444444"/>
          <w:spacing w:val="8"/>
        </w:rPr>
        <w:br/>
      </w:r>
      <w:r>
        <w:rPr>
          <w:rFonts w:ascii="Roboto" w:hAnsi="Roboto"/>
          <w:color w:val="444444"/>
          <w:spacing w:val="8"/>
        </w:rPr>
        <w:br/>
      </w:r>
      <w:r>
        <w:rPr>
          <w:rFonts w:ascii="inherit" w:hAnsi="inherit"/>
          <w:b/>
          <w:bCs/>
          <w:i/>
          <w:iCs/>
          <w:color w:val="444444"/>
          <w:spacing w:val="8"/>
          <w:u w:val="single"/>
          <w:bdr w:val="none" w:sz="0" w:space="0" w:color="auto" w:frame="1"/>
        </w:rPr>
        <w:t>GET User API</w:t>
      </w:r>
      <w:r>
        <w:rPr>
          <w:rFonts w:ascii="Roboto" w:hAnsi="Roboto"/>
          <w:color w:val="444444"/>
          <w:spacing w:val="8"/>
        </w:rPr>
        <w:br/>
      </w:r>
      <w:r>
        <w:rPr>
          <w:rFonts w:ascii="Roboto" w:hAnsi="Roboto"/>
          <w:color w:val="444444"/>
          <w:spacing w:val="8"/>
        </w:rPr>
        <w:lastRenderedPageBreak/>
        <w:t>Request Method: GET</w:t>
      </w:r>
      <w:r>
        <w:rPr>
          <w:rFonts w:ascii="Roboto" w:hAnsi="Roboto"/>
          <w:color w:val="444444"/>
          <w:spacing w:val="8"/>
        </w:rPr>
        <w:br/>
        <w:t>URL: </w:t>
      </w:r>
      <w:hyperlink r:id="rId57" w:tgtFrame="_blank" w:history="1">
        <w:r>
          <w:rPr>
            <w:rStyle w:val="Hyperlink"/>
            <w:rFonts w:ascii="Roboto" w:hAnsi="Roboto"/>
            <w:color w:val="F45145"/>
            <w:spacing w:val="8"/>
            <w:bdr w:val="none" w:sz="0" w:space="0" w:color="auto" w:frame="1"/>
          </w:rPr>
          <w:t>http://localhost:8080/SpringRESTFulExample/user/</w:t>
        </w:r>
      </w:hyperlink>
    </w:p>
    <w:p w:rsidR="00B403B1" w:rsidRDefault="00B403B1" w:rsidP="00B403B1">
      <w:pPr>
        <w:spacing w:after="0"/>
        <w:jc w:val="center"/>
        <w:textAlignment w:val="baseline"/>
        <w:rPr>
          <w:rFonts w:ascii="Roboto" w:hAnsi="Roboto"/>
          <w:color w:val="444444"/>
          <w:spacing w:val="8"/>
        </w:rPr>
      </w:pPr>
      <w:r>
        <w:rPr>
          <w:rFonts w:ascii="Roboto" w:hAnsi="Roboto"/>
          <w:noProof/>
          <w:color w:val="F45145"/>
          <w:spacing w:val="8"/>
          <w:bdr w:val="none" w:sz="0" w:space="0" w:color="auto" w:frame="1"/>
        </w:rPr>
        <w:drawing>
          <wp:inline distT="0" distB="0" distL="0" distR="0">
            <wp:extent cx="9822180" cy="4000500"/>
            <wp:effectExtent l="0" t="0" r="7620" b="0"/>
            <wp:docPr id="22" name="Picture 22" descr="List User postman - Spring 4 Restful Web Services CRUD JSON Example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List User postman - Spring 4 Restful Web Services CRUD JSON Example">
                      <a:hlinkClick r:id="rId5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218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3B1" w:rsidRDefault="00B403B1" w:rsidP="00B403B1">
      <w:pPr>
        <w:textAlignment w:val="baseline"/>
        <w:rPr>
          <w:rFonts w:ascii="Roboto" w:hAnsi="Roboto"/>
          <w:color w:val="444444"/>
          <w:spacing w:val="8"/>
        </w:rPr>
      </w:pPr>
      <w:r>
        <w:rPr>
          <w:rFonts w:ascii="Roboto" w:hAnsi="Roboto"/>
          <w:color w:val="444444"/>
          <w:spacing w:val="8"/>
        </w:rPr>
        <w:br/>
      </w:r>
      <w:r>
        <w:rPr>
          <w:rFonts w:ascii="Roboto" w:hAnsi="Roboto"/>
          <w:color w:val="444444"/>
          <w:spacing w:val="8"/>
        </w:rPr>
        <w:br/>
      </w:r>
      <w:r>
        <w:rPr>
          <w:rFonts w:ascii="inherit" w:hAnsi="inherit"/>
          <w:b/>
          <w:bCs/>
          <w:i/>
          <w:iCs/>
          <w:color w:val="444444"/>
          <w:spacing w:val="8"/>
          <w:u w:val="single"/>
          <w:bdr w:val="none" w:sz="0" w:space="0" w:color="auto" w:frame="1"/>
        </w:rPr>
        <w:t>Update User API</w:t>
      </w:r>
      <w:r>
        <w:rPr>
          <w:rFonts w:ascii="Roboto" w:hAnsi="Roboto"/>
          <w:color w:val="444444"/>
          <w:spacing w:val="8"/>
        </w:rPr>
        <w:br/>
        <w:t>Request Method: PUT</w:t>
      </w:r>
      <w:r>
        <w:rPr>
          <w:rFonts w:ascii="Roboto" w:hAnsi="Roboto"/>
          <w:color w:val="444444"/>
          <w:spacing w:val="8"/>
        </w:rPr>
        <w:br/>
        <w:t>URL: </w:t>
      </w:r>
      <w:hyperlink r:id="rId60" w:tgtFrame="_blank" w:history="1">
        <w:r>
          <w:rPr>
            <w:rStyle w:val="Hyperlink"/>
            <w:rFonts w:ascii="Roboto" w:hAnsi="Roboto"/>
            <w:color w:val="F45145"/>
            <w:spacing w:val="8"/>
            <w:bdr w:val="none" w:sz="0" w:space="0" w:color="auto" w:frame="1"/>
          </w:rPr>
          <w:t>http://localhost:8080/SpringRESTFulExample/update/1</w:t>
        </w:r>
      </w:hyperlink>
      <w:r>
        <w:rPr>
          <w:rFonts w:ascii="Roboto" w:hAnsi="Roboto"/>
          <w:color w:val="444444"/>
          <w:spacing w:val="8"/>
        </w:rPr>
        <w:br/>
        <w:t>Body: Type application/json</w:t>
      </w:r>
      <w:r>
        <w:rPr>
          <w:rFonts w:ascii="Roboto" w:hAnsi="Roboto"/>
          <w:color w:val="444444"/>
          <w:spacing w:val="8"/>
        </w:rPr>
        <w:br/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{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str"/>
          <w:rFonts w:ascii="Consolas" w:hAnsi="Consolas" w:cs="Consolas"/>
          <w:color w:val="29A329"/>
          <w:spacing w:val="8"/>
          <w:sz w:val="15"/>
          <w:szCs w:val="15"/>
          <w:bdr w:val="none" w:sz="0" w:space="0" w:color="auto" w:frame="1"/>
        </w:rPr>
        <w:t>"firstname"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: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str"/>
          <w:rFonts w:ascii="Consolas" w:hAnsi="Consolas" w:cs="Consolas"/>
          <w:color w:val="29A329"/>
          <w:spacing w:val="8"/>
          <w:sz w:val="15"/>
          <w:szCs w:val="15"/>
          <w:bdr w:val="none" w:sz="0" w:space="0" w:color="auto" w:frame="1"/>
        </w:rPr>
        <w:t>"Jack Updated"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,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str"/>
          <w:rFonts w:ascii="Consolas" w:hAnsi="Consolas" w:cs="Consolas"/>
          <w:color w:val="29A329"/>
          <w:spacing w:val="8"/>
          <w:sz w:val="15"/>
          <w:szCs w:val="15"/>
          <w:bdr w:val="none" w:sz="0" w:space="0" w:color="auto" w:frame="1"/>
        </w:rPr>
        <w:t>"lastname"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: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str"/>
          <w:rFonts w:ascii="Consolas" w:hAnsi="Consolas" w:cs="Consolas"/>
          <w:color w:val="29A329"/>
          <w:spacing w:val="8"/>
          <w:sz w:val="15"/>
          <w:szCs w:val="15"/>
          <w:bdr w:val="none" w:sz="0" w:space="0" w:color="auto" w:frame="1"/>
        </w:rPr>
        <w:t>"Rutorial Updated"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,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str"/>
          <w:rFonts w:ascii="Consolas" w:hAnsi="Consolas" w:cs="Consolas"/>
          <w:color w:val="29A329"/>
          <w:spacing w:val="8"/>
          <w:sz w:val="15"/>
          <w:szCs w:val="15"/>
          <w:bdr w:val="none" w:sz="0" w:space="0" w:color="auto" w:frame="1"/>
        </w:rPr>
        <w:t>"address"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:</w:t>
      </w:r>
      <w:r>
        <w:rPr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 xml:space="preserve"> </w:t>
      </w:r>
      <w:r>
        <w:rPr>
          <w:rStyle w:val="str"/>
          <w:rFonts w:ascii="Consolas" w:hAnsi="Consolas" w:cs="Consolas"/>
          <w:color w:val="29A329"/>
          <w:spacing w:val="8"/>
          <w:sz w:val="15"/>
          <w:szCs w:val="15"/>
          <w:bdr w:val="none" w:sz="0" w:space="0" w:color="auto" w:frame="1"/>
        </w:rPr>
        <w:t>"http://www.jackrutorial.com Updated"</w:t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Fonts w:ascii="Consolas" w:hAnsi="Consolas" w:cs="Consolas"/>
          <w:color w:val="444444"/>
          <w:spacing w:val="8"/>
          <w:sz w:val="15"/>
          <w:szCs w:val="15"/>
        </w:rPr>
      </w:pP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}</w:t>
      </w:r>
    </w:p>
    <w:p w:rsidR="00B403B1" w:rsidRDefault="00B403B1" w:rsidP="00B403B1">
      <w:pPr>
        <w:textAlignment w:val="baseline"/>
        <w:rPr>
          <w:rFonts w:ascii="Roboto" w:hAnsi="Roboto" w:cs="Times New Roman"/>
          <w:color w:val="444444"/>
          <w:spacing w:val="8"/>
          <w:sz w:val="24"/>
          <w:szCs w:val="24"/>
        </w:rPr>
      </w:pPr>
    </w:p>
    <w:p w:rsidR="00B403B1" w:rsidRDefault="00B403B1" w:rsidP="00B403B1">
      <w:pPr>
        <w:jc w:val="center"/>
        <w:textAlignment w:val="baseline"/>
        <w:rPr>
          <w:rFonts w:ascii="Roboto" w:hAnsi="Roboto"/>
          <w:color w:val="444444"/>
          <w:spacing w:val="8"/>
        </w:rPr>
      </w:pPr>
      <w:r>
        <w:rPr>
          <w:rFonts w:ascii="Roboto" w:hAnsi="Roboto"/>
          <w:noProof/>
          <w:color w:val="F45145"/>
          <w:spacing w:val="8"/>
          <w:bdr w:val="none" w:sz="0" w:space="0" w:color="auto" w:frame="1"/>
        </w:rPr>
        <w:lastRenderedPageBreak/>
        <w:drawing>
          <wp:inline distT="0" distB="0" distL="0" distR="0">
            <wp:extent cx="9867900" cy="4922520"/>
            <wp:effectExtent l="0" t="0" r="0" b="0"/>
            <wp:docPr id="21" name="Picture 21" descr="Update User postman - Spring 4 Restful Web Services CRUD JSON Example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Update User postman - Spring 4 Restful Web Services CRUD JSON Example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3B1" w:rsidRDefault="00B403B1" w:rsidP="00B403B1">
      <w:pPr>
        <w:textAlignment w:val="baseline"/>
        <w:rPr>
          <w:rFonts w:ascii="Roboto" w:hAnsi="Roboto"/>
          <w:color w:val="444444"/>
          <w:spacing w:val="8"/>
        </w:rPr>
      </w:pPr>
      <w:r>
        <w:rPr>
          <w:rFonts w:ascii="Roboto" w:hAnsi="Roboto"/>
          <w:color w:val="444444"/>
          <w:spacing w:val="8"/>
        </w:rPr>
        <w:br/>
      </w:r>
      <w:r>
        <w:rPr>
          <w:rFonts w:ascii="Roboto" w:hAnsi="Roboto"/>
          <w:color w:val="444444"/>
          <w:spacing w:val="8"/>
        </w:rPr>
        <w:br/>
      </w:r>
      <w:r>
        <w:rPr>
          <w:rFonts w:ascii="inherit" w:hAnsi="inherit"/>
          <w:b/>
          <w:bCs/>
          <w:i/>
          <w:iCs/>
          <w:color w:val="444444"/>
          <w:spacing w:val="8"/>
          <w:u w:val="single"/>
          <w:bdr w:val="none" w:sz="0" w:space="0" w:color="auto" w:frame="1"/>
        </w:rPr>
        <w:t>Delete User API</w:t>
      </w:r>
      <w:r>
        <w:rPr>
          <w:rFonts w:ascii="Roboto" w:hAnsi="Roboto"/>
          <w:color w:val="444444"/>
          <w:spacing w:val="8"/>
        </w:rPr>
        <w:br/>
        <w:t>Request Method: DELETE</w:t>
      </w:r>
      <w:r>
        <w:rPr>
          <w:rFonts w:ascii="Roboto" w:hAnsi="Roboto"/>
          <w:color w:val="444444"/>
          <w:spacing w:val="8"/>
        </w:rPr>
        <w:br/>
        <w:t>URL: </w:t>
      </w:r>
      <w:hyperlink r:id="rId63" w:tgtFrame="_blank" w:history="1">
        <w:r>
          <w:rPr>
            <w:rStyle w:val="Hyperlink"/>
            <w:rFonts w:ascii="Roboto" w:hAnsi="Roboto"/>
            <w:color w:val="F45145"/>
            <w:spacing w:val="8"/>
            <w:bdr w:val="none" w:sz="0" w:space="0" w:color="auto" w:frame="1"/>
          </w:rPr>
          <w:t>http://localhost:8080/SpringRESTFulExample/delete/1</w:t>
        </w:r>
      </w:hyperlink>
      <w:r>
        <w:rPr>
          <w:rFonts w:ascii="Roboto" w:hAnsi="Roboto"/>
          <w:color w:val="444444"/>
          <w:spacing w:val="8"/>
        </w:rPr>
        <w:br/>
        <w:t>Body: Type application/json</w:t>
      </w:r>
      <w:r>
        <w:rPr>
          <w:rFonts w:ascii="Roboto" w:hAnsi="Roboto"/>
          <w:color w:val="444444"/>
          <w:spacing w:val="8"/>
        </w:rPr>
        <w:br/>
      </w:r>
    </w:p>
    <w:p w:rsidR="00B403B1" w:rsidRDefault="00B403B1" w:rsidP="00B403B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rFonts w:ascii="Consolas" w:hAnsi="Consolas" w:cs="Consolas"/>
          <w:color w:val="444444"/>
          <w:spacing w:val="8"/>
          <w:sz w:val="15"/>
          <w:szCs w:val="15"/>
        </w:rPr>
      </w:pPr>
      <w:r>
        <w:rPr>
          <w:rStyle w:val="pu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  <w:t>{}</w:t>
      </w:r>
    </w:p>
    <w:p w:rsidR="00B403B1" w:rsidRDefault="00B403B1" w:rsidP="00B403B1">
      <w:pPr>
        <w:jc w:val="center"/>
        <w:textAlignment w:val="baseline"/>
        <w:rPr>
          <w:rFonts w:ascii="Roboto" w:hAnsi="Roboto" w:cs="Times New Roman"/>
          <w:color w:val="444444"/>
          <w:spacing w:val="8"/>
          <w:sz w:val="24"/>
          <w:szCs w:val="24"/>
        </w:rPr>
      </w:pPr>
      <w:r>
        <w:rPr>
          <w:rFonts w:ascii="Roboto" w:hAnsi="Roboto"/>
          <w:noProof/>
          <w:color w:val="F45145"/>
          <w:spacing w:val="8"/>
          <w:bdr w:val="none" w:sz="0" w:space="0" w:color="auto" w:frame="1"/>
        </w:rPr>
        <w:lastRenderedPageBreak/>
        <w:drawing>
          <wp:inline distT="0" distB="0" distL="0" distR="0">
            <wp:extent cx="9822180" cy="4290060"/>
            <wp:effectExtent l="0" t="0" r="7620" b="0"/>
            <wp:docPr id="20" name="Picture 20" descr="Delete User postman - Spring 4 Restful Web Services CRUD JSON Example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elete User postman - Spring 4 Restful Web Services CRUD JSON Example">
                      <a:hlinkClick r:id="rId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218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3B1" w:rsidRDefault="00B403B1" w:rsidP="00B403B1">
      <w:pPr>
        <w:textAlignment w:val="baseline"/>
        <w:rPr>
          <w:rFonts w:ascii="Roboto" w:hAnsi="Roboto"/>
          <w:color w:val="444444"/>
          <w:spacing w:val="8"/>
        </w:rPr>
      </w:pPr>
    </w:p>
    <w:p w:rsidR="00FE4689" w:rsidRDefault="00FE4689" w:rsidP="00FE4689">
      <w:pPr>
        <w:pStyle w:val="Heading1"/>
        <w:spacing w:before="0" w:after="225"/>
        <w:textAlignment w:val="baseline"/>
        <w:rPr>
          <w:rFonts w:ascii="Roboto" w:hAnsi="Roboto"/>
          <w:b w:val="0"/>
          <w:bCs w:val="0"/>
          <w:color w:val="2D2D2D"/>
          <w:sz w:val="45"/>
          <w:szCs w:val="45"/>
        </w:rPr>
      </w:pPr>
      <w:r>
        <w:rPr>
          <w:rFonts w:ascii="Roboto" w:hAnsi="Roboto"/>
          <w:b w:val="0"/>
          <w:bCs w:val="0"/>
          <w:color w:val="2D2D2D"/>
          <w:sz w:val="45"/>
          <w:szCs w:val="45"/>
        </w:rPr>
        <w:t>Spring MVC Multipart file upload Example with Validator - Spring MVC Tutorial</w:t>
      </w:r>
    </w:p>
    <w:p w:rsidR="00FE4689" w:rsidRDefault="00FE4689" w:rsidP="00FE4689">
      <w:pPr>
        <w:spacing w:line="413" w:lineRule="atLeast"/>
        <w:textAlignment w:val="baseline"/>
        <w:rPr>
          <w:rFonts w:ascii="Arial" w:hAnsi="Arial" w:cs="Arial"/>
          <w:color w:val="999999"/>
          <w:sz w:val="17"/>
          <w:szCs w:val="17"/>
        </w:rPr>
      </w:pPr>
      <w:r>
        <w:rPr>
          <w:rStyle w:val="label-info"/>
          <w:rFonts w:ascii="Arial" w:hAnsi="Arial" w:cs="Arial"/>
          <w:color w:val="999999"/>
          <w:sz w:val="17"/>
          <w:szCs w:val="17"/>
          <w:bdr w:val="none" w:sz="0" w:space="0" w:color="auto" w:frame="1"/>
        </w:rPr>
        <w:t>In </w:t>
      </w:r>
      <w:hyperlink r:id="rId66" w:history="1">
        <w:r>
          <w:rPr>
            <w:rStyle w:val="Hyperlink"/>
            <w:rFonts w:ascii="Arial" w:hAnsi="Arial" w:cs="Arial"/>
            <w:color w:val="F45145"/>
            <w:sz w:val="18"/>
            <w:szCs w:val="18"/>
            <w:bdr w:val="none" w:sz="0" w:space="0" w:color="auto" w:frame="1"/>
          </w:rPr>
          <w:t>File Upload</w:t>
        </w:r>
      </w:hyperlink>
      <w:r>
        <w:rPr>
          <w:rStyle w:val="label-info"/>
          <w:rFonts w:ascii="Arial" w:hAnsi="Arial" w:cs="Arial"/>
          <w:color w:val="999999"/>
          <w:sz w:val="17"/>
          <w:szCs w:val="17"/>
          <w:bdr w:val="none" w:sz="0" w:space="0" w:color="auto" w:frame="1"/>
        </w:rPr>
        <w:t> </w:t>
      </w:r>
      <w:hyperlink r:id="rId67" w:history="1">
        <w:r>
          <w:rPr>
            <w:rStyle w:val="Hyperlink"/>
            <w:rFonts w:ascii="Arial" w:hAnsi="Arial" w:cs="Arial"/>
            <w:color w:val="F45145"/>
            <w:sz w:val="18"/>
            <w:szCs w:val="18"/>
            <w:bdr w:val="none" w:sz="0" w:space="0" w:color="auto" w:frame="1"/>
          </w:rPr>
          <w:t>Java</w:t>
        </w:r>
      </w:hyperlink>
      <w:r>
        <w:rPr>
          <w:rStyle w:val="time-info"/>
          <w:rFonts w:ascii="Arial" w:hAnsi="Arial" w:cs="Arial"/>
          <w:color w:val="999999"/>
          <w:sz w:val="17"/>
          <w:szCs w:val="17"/>
          <w:bdr w:val="none" w:sz="0" w:space="0" w:color="auto" w:frame="1"/>
        </w:rPr>
        <w:t>Published On </w:t>
      </w:r>
      <w:hyperlink r:id="rId68" w:tooltip="permanent link" w:history="1">
        <w:r>
          <w:rPr>
            <w:rStyle w:val="Hyperlink"/>
            <w:rFonts w:ascii="Arial" w:hAnsi="Arial" w:cs="Arial"/>
            <w:color w:val="F45145"/>
            <w:sz w:val="17"/>
            <w:szCs w:val="17"/>
            <w:bdr w:val="none" w:sz="0" w:space="0" w:color="auto" w:frame="1"/>
          </w:rPr>
          <w:t>May 17, 2018</w:t>
        </w:r>
      </w:hyperlink>
    </w:p>
    <w:p w:rsidR="00FE4689" w:rsidRDefault="00FE4689" w:rsidP="00FE4689">
      <w:pPr>
        <w:pStyle w:val="Heading2"/>
        <w:shd w:val="clear" w:color="auto" w:fill="FFFFFF"/>
        <w:spacing w:before="405" w:beforeAutospacing="0" w:after="405" w:afterAutospacing="0" w:line="223" w:lineRule="atLeast"/>
        <w:textAlignment w:val="baseline"/>
        <w:rPr>
          <w:rFonts w:ascii="Roboto" w:hAnsi="Roboto"/>
          <w:color w:val="242D36"/>
          <w:spacing w:val="8"/>
          <w:sz w:val="48"/>
          <w:szCs w:val="48"/>
        </w:rPr>
      </w:pPr>
      <w:r>
        <w:rPr>
          <w:rFonts w:ascii="Roboto" w:hAnsi="Roboto"/>
          <w:color w:val="242D36"/>
          <w:spacing w:val="8"/>
          <w:sz w:val="48"/>
          <w:szCs w:val="48"/>
        </w:rPr>
        <w:t>Overview</w:t>
      </w:r>
    </w:p>
    <w:p w:rsidR="00FE4689" w:rsidRDefault="00FE4689" w:rsidP="00FE4689">
      <w:pPr>
        <w:textAlignment w:val="baseline"/>
        <w:rPr>
          <w:rFonts w:ascii="Roboto" w:hAnsi="Roboto"/>
          <w:color w:val="444444"/>
          <w:spacing w:val="8"/>
          <w:sz w:val="24"/>
          <w:szCs w:val="24"/>
        </w:rPr>
      </w:pPr>
      <w:r>
        <w:rPr>
          <w:rFonts w:ascii="Roboto" w:hAnsi="Roboto"/>
          <w:color w:val="444444"/>
          <w:spacing w:val="8"/>
          <w:shd w:val="clear" w:color="auto" w:fill="FFFFFF"/>
        </w:rPr>
        <w:t>In this tutorial, we show you how to create </w:t>
      </w:r>
      <w:r>
        <w:rPr>
          <w:rFonts w:ascii="inherit" w:hAnsi="inherit"/>
          <w:b/>
          <w:bCs/>
          <w:i/>
          <w:iCs/>
          <w:color w:val="444444"/>
          <w:spacing w:val="8"/>
          <w:bdr w:val="none" w:sz="0" w:space="0" w:color="auto" w:frame="1"/>
          <w:shd w:val="clear" w:color="auto" w:fill="FFFFFF"/>
        </w:rPr>
        <w:t>Multiple File Uploads</w:t>
      </w:r>
      <w:r>
        <w:rPr>
          <w:rFonts w:ascii="Roboto" w:hAnsi="Roboto"/>
          <w:color w:val="444444"/>
          <w:spacing w:val="8"/>
          <w:shd w:val="clear" w:color="auto" w:fill="FFFFFF"/>
        </w:rPr>
        <w:t> in </w:t>
      </w:r>
      <w:hyperlink r:id="rId69" w:history="1">
        <w:r>
          <w:rPr>
            <w:rStyle w:val="Hyperlink"/>
            <w:rFonts w:ascii="Roboto" w:hAnsi="Roboto"/>
            <w:color w:val="F45145"/>
            <w:spacing w:val="8"/>
            <w:bdr w:val="none" w:sz="0" w:space="0" w:color="auto" w:frame="1"/>
            <w:shd w:val="clear" w:color="auto" w:fill="FFFFFF"/>
          </w:rPr>
          <w:t>Spring MVC</w:t>
        </w:r>
      </w:hyperlink>
      <w:r>
        <w:rPr>
          <w:rFonts w:ascii="Roboto" w:hAnsi="Roboto"/>
          <w:color w:val="444444"/>
          <w:spacing w:val="8"/>
          <w:shd w:val="clear" w:color="auto" w:fill="FFFFFF"/>
        </w:rPr>
        <w:t> and validating it. We use the </w:t>
      </w:r>
      <w:r>
        <w:rPr>
          <w:rFonts w:ascii="inherit" w:hAnsi="inherit"/>
          <w:b/>
          <w:bCs/>
          <w:i/>
          <w:iCs/>
          <w:color w:val="444444"/>
          <w:spacing w:val="8"/>
          <w:bdr w:val="none" w:sz="0" w:space="0" w:color="auto" w:frame="1"/>
          <w:shd w:val="clear" w:color="auto" w:fill="FFFFFF"/>
        </w:rPr>
        <w:t>commons-fileupload 1.3.1</w:t>
      </w:r>
      <w:r>
        <w:rPr>
          <w:rFonts w:ascii="Roboto" w:hAnsi="Roboto"/>
          <w:color w:val="444444"/>
          <w:spacing w:val="8"/>
          <w:shd w:val="clear" w:color="auto" w:fill="FFFFFF"/>
        </w:rPr>
        <w:t> lib with method </w:t>
      </w:r>
      <w:r>
        <w:rPr>
          <w:rFonts w:ascii="inherit" w:hAnsi="inherit"/>
          <w:b/>
          <w:bCs/>
          <w:i/>
          <w:iCs/>
          <w:color w:val="444444"/>
          <w:spacing w:val="8"/>
          <w:bdr w:val="none" w:sz="0" w:space="0" w:color="auto" w:frame="1"/>
          <w:shd w:val="clear" w:color="auto" w:fill="FFFFFF"/>
        </w:rPr>
        <w:t>CommonsMultipartFile</w:t>
      </w:r>
      <w:r>
        <w:rPr>
          <w:rFonts w:ascii="Roboto" w:hAnsi="Roboto"/>
          <w:color w:val="444444"/>
          <w:spacing w:val="8"/>
          <w:shd w:val="clear" w:color="auto" w:fill="FFFFFF"/>
        </w:rPr>
        <w:t> to upload multiple files and the </w:t>
      </w:r>
      <w:r>
        <w:rPr>
          <w:rFonts w:ascii="inherit" w:hAnsi="inherit"/>
          <w:b/>
          <w:bCs/>
          <w:i/>
          <w:iCs/>
          <w:color w:val="444444"/>
          <w:spacing w:val="8"/>
          <w:bdr w:val="none" w:sz="0" w:space="0" w:color="auto" w:frame="1"/>
          <w:shd w:val="clear" w:color="auto" w:fill="FFFFFF"/>
        </w:rPr>
        <w:t>validation-api 1.1.0.Final</w:t>
      </w:r>
      <w:r>
        <w:rPr>
          <w:rFonts w:ascii="Roboto" w:hAnsi="Roboto"/>
          <w:color w:val="444444"/>
          <w:spacing w:val="8"/>
          <w:shd w:val="clear" w:color="auto" w:fill="FFFFFF"/>
        </w:rPr>
        <w:t> lib to validate the uploaded files.</w:t>
      </w:r>
      <w:r>
        <w:rPr>
          <w:rFonts w:ascii="Roboto" w:hAnsi="Roboto"/>
          <w:color w:val="444444"/>
          <w:spacing w:val="8"/>
        </w:rPr>
        <w:br/>
      </w:r>
      <w:r>
        <w:rPr>
          <w:rFonts w:ascii="inherit" w:hAnsi="inherit"/>
          <w:b/>
          <w:bCs/>
          <w:i/>
          <w:iCs/>
          <w:color w:val="444444"/>
          <w:spacing w:val="8"/>
          <w:bdr w:val="none" w:sz="0" w:space="0" w:color="auto" w:frame="1"/>
          <w:shd w:val="clear" w:color="auto" w:fill="FFFFFF"/>
        </w:rPr>
        <w:t>Follow the steps mentioned below to buid this example</w:t>
      </w:r>
      <w:r>
        <w:rPr>
          <w:rFonts w:ascii="Roboto" w:hAnsi="Roboto"/>
          <w:color w:val="444444"/>
          <w:spacing w:val="8"/>
        </w:rPr>
        <w:br/>
      </w:r>
    </w:p>
    <w:p w:rsidR="00FE4689" w:rsidRDefault="00FE4689" w:rsidP="00FE4689">
      <w:pPr>
        <w:shd w:val="clear" w:color="auto" w:fill="FFFFFF"/>
        <w:jc w:val="center"/>
        <w:textAlignment w:val="baseline"/>
        <w:rPr>
          <w:rFonts w:ascii="Roboto" w:hAnsi="Roboto"/>
          <w:color w:val="444444"/>
          <w:spacing w:val="8"/>
        </w:rPr>
      </w:pPr>
      <w:r>
        <w:rPr>
          <w:rFonts w:ascii="Roboto" w:hAnsi="Roboto"/>
          <w:noProof/>
          <w:color w:val="F45145"/>
          <w:spacing w:val="8"/>
          <w:bdr w:val="none" w:sz="0" w:space="0" w:color="auto" w:frame="1"/>
        </w:rPr>
        <w:lastRenderedPageBreak/>
        <w:drawing>
          <wp:inline distT="0" distB="0" distL="0" distR="0">
            <wp:extent cx="6096000" cy="3657600"/>
            <wp:effectExtent l="0" t="0" r="0" b="0"/>
            <wp:docPr id="32" name="Picture 32" descr="Spring MVC Multipart file upload Example with Validator">
              <a:hlinkClick xmlns:a="http://schemas.openxmlformats.org/drawingml/2006/main" r:id="rId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Spring MVC Multipart file upload Example with Validator">
                      <a:hlinkClick r:id="rId7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689" w:rsidRDefault="00FE4689" w:rsidP="00FE4689">
      <w:pPr>
        <w:textAlignment w:val="baseline"/>
        <w:rPr>
          <w:rFonts w:ascii="Roboto" w:hAnsi="Roboto"/>
          <w:color w:val="444444"/>
          <w:spacing w:val="8"/>
        </w:rPr>
      </w:pPr>
      <w:r>
        <w:rPr>
          <w:rFonts w:ascii="Roboto" w:hAnsi="Roboto"/>
          <w:color w:val="444444"/>
          <w:spacing w:val="8"/>
        </w:rPr>
        <w:br/>
      </w:r>
    </w:p>
    <w:p w:rsidR="00FE4689" w:rsidRDefault="00FE4689" w:rsidP="00FE4689">
      <w:pPr>
        <w:pStyle w:val="Heading2"/>
        <w:shd w:val="clear" w:color="auto" w:fill="FFFFFF"/>
        <w:spacing w:before="405" w:beforeAutospacing="0" w:after="405" w:afterAutospacing="0" w:line="223" w:lineRule="atLeast"/>
        <w:textAlignment w:val="baseline"/>
        <w:rPr>
          <w:rFonts w:ascii="Roboto" w:hAnsi="Roboto"/>
          <w:color w:val="242D36"/>
          <w:spacing w:val="8"/>
          <w:sz w:val="48"/>
          <w:szCs w:val="48"/>
        </w:rPr>
      </w:pPr>
      <w:r>
        <w:rPr>
          <w:rFonts w:ascii="Roboto" w:hAnsi="Roboto"/>
          <w:color w:val="242D36"/>
          <w:spacing w:val="8"/>
          <w:sz w:val="48"/>
          <w:szCs w:val="48"/>
        </w:rPr>
        <w:t>Watch video Tutorials</w:t>
      </w:r>
    </w:p>
    <w:p w:rsidR="00FE4689" w:rsidRDefault="00FE4689" w:rsidP="00FE4689">
      <w:pPr>
        <w:pStyle w:val="Heading2"/>
        <w:shd w:val="clear" w:color="auto" w:fill="FFFFFF"/>
        <w:spacing w:before="405" w:beforeAutospacing="0" w:after="405" w:afterAutospacing="0" w:line="223" w:lineRule="atLeast"/>
        <w:textAlignment w:val="baseline"/>
        <w:rPr>
          <w:rFonts w:ascii="Roboto" w:hAnsi="Roboto"/>
          <w:color w:val="242D36"/>
          <w:spacing w:val="8"/>
          <w:sz w:val="48"/>
          <w:szCs w:val="48"/>
        </w:rPr>
      </w:pPr>
      <w:r>
        <w:rPr>
          <w:rFonts w:ascii="Roboto" w:hAnsi="Roboto"/>
          <w:color w:val="242D36"/>
          <w:spacing w:val="8"/>
          <w:sz w:val="48"/>
          <w:szCs w:val="48"/>
        </w:rPr>
        <w:t>Project Structure</w:t>
      </w:r>
    </w:p>
    <w:p w:rsidR="00FE4689" w:rsidRDefault="00FE4689" w:rsidP="00FE4689">
      <w:pPr>
        <w:textAlignment w:val="baseline"/>
        <w:rPr>
          <w:ins w:id="3135" w:author="Unknown"/>
          <w:rFonts w:ascii="Roboto" w:hAnsi="Roboto"/>
          <w:color w:val="444444"/>
          <w:spacing w:val="8"/>
          <w:sz w:val="24"/>
          <w:szCs w:val="24"/>
        </w:rPr>
      </w:pPr>
      <w:r>
        <w:rPr>
          <w:rFonts w:ascii="Roboto" w:hAnsi="Roboto"/>
          <w:color w:val="444444"/>
          <w:spacing w:val="8"/>
        </w:rPr>
        <w:br/>
      </w:r>
    </w:p>
    <w:p w:rsidR="00FE4689" w:rsidRDefault="00FE4689" w:rsidP="00FE4689">
      <w:pPr>
        <w:shd w:val="clear" w:color="auto" w:fill="FFFFFF"/>
        <w:jc w:val="center"/>
        <w:textAlignment w:val="baseline"/>
        <w:rPr>
          <w:ins w:id="3136" w:author="Unknown"/>
          <w:rFonts w:ascii="Roboto" w:hAnsi="Roboto"/>
          <w:color w:val="444444"/>
          <w:spacing w:val="8"/>
        </w:rPr>
      </w:pPr>
      <w:r>
        <w:rPr>
          <w:rFonts w:ascii="Roboto" w:hAnsi="Roboto"/>
          <w:noProof/>
          <w:color w:val="F45145"/>
          <w:spacing w:val="8"/>
          <w:bdr w:val="none" w:sz="0" w:space="0" w:color="auto" w:frame="1"/>
        </w:rPr>
        <w:lastRenderedPageBreak/>
        <w:drawing>
          <wp:inline distT="0" distB="0" distL="0" distR="0">
            <wp:extent cx="3352800" cy="6096000"/>
            <wp:effectExtent l="0" t="0" r="0" b="0"/>
            <wp:docPr id="31" name="Picture 31" descr="Project Structure Spring MVC Multipart file upload Example">
              <a:hlinkClick xmlns:a="http://schemas.openxmlformats.org/drawingml/2006/main" r:id="rId7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Project Structure Spring MVC Multipart file upload Example">
                      <a:hlinkClick r:id="rId7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689" w:rsidRDefault="00FE4689" w:rsidP="00FE4689">
      <w:pPr>
        <w:pStyle w:val="Heading2"/>
        <w:shd w:val="clear" w:color="auto" w:fill="FFFFFF"/>
        <w:spacing w:before="405" w:beforeAutospacing="0" w:after="405" w:afterAutospacing="0" w:line="223" w:lineRule="atLeast"/>
        <w:textAlignment w:val="baseline"/>
        <w:rPr>
          <w:ins w:id="3137" w:author="Unknown"/>
          <w:rFonts w:ascii="Roboto" w:hAnsi="Roboto"/>
          <w:color w:val="242D36"/>
          <w:spacing w:val="8"/>
          <w:sz w:val="48"/>
          <w:szCs w:val="48"/>
        </w:rPr>
      </w:pPr>
      <w:ins w:id="3138" w:author="Unknown">
        <w:r>
          <w:rPr>
            <w:rFonts w:ascii="Roboto" w:hAnsi="Roboto"/>
            <w:color w:val="242D36"/>
            <w:spacing w:val="8"/>
            <w:sz w:val="48"/>
            <w:szCs w:val="48"/>
          </w:rPr>
          <w:t>How to Create the Maven Project</w:t>
        </w:r>
      </w:ins>
    </w:p>
    <w:p w:rsidR="00FE4689" w:rsidRDefault="00FE4689" w:rsidP="00FE4689">
      <w:pPr>
        <w:numPr>
          <w:ilvl w:val="0"/>
          <w:numId w:val="21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3139" w:author="Unknown"/>
          <w:rFonts w:ascii="inherit" w:hAnsi="inherit"/>
          <w:color w:val="666666"/>
          <w:spacing w:val="8"/>
          <w:sz w:val="23"/>
          <w:szCs w:val="23"/>
        </w:rPr>
      </w:pPr>
      <w:ins w:id="3140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Launch Eclipse IDE.</w:t>
        </w:r>
      </w:ins>
    </w:p>
    <w:p w:rsidR="00FE4689" w:rsidRDefault="00FE4689" w:rsidP="00FE4689">
      <w:pPr>
        <w:numPr>
          <w:ilvl w:val="0"/>
          <w:numId w:val="21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3141" w:author="Unknown"/>
          <w:rFonts w:ascii="inherit" w:hAnsi="inherit"/>
          <w:color w:val="666666"/>
          <w:spacing w:val="8"/>
          <w:sz w:val="23"/>
          <w:szCs w:val="23"/>
        </w:rPr>
      </w:pPr>
      <w:ins w:id="3142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Go to File-&gt; New-&gt; Others... Select Maven Project under Maven category then click Next.</w:t>
        </w:r>
      </w:ins>
    </w:p>
    <w:p w:rsidR="00FE4689" w:rsidRDefault="00FE4689" w:rsidP="00FE4689">
      <w:pPr>
        <w:numPr>
          <w:ilvl w:val="0"/>
          <w:numId w:val="21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3143" w:author="Unknown"/>
          <w:rFonts w:ascii="inherit" w:hAnsi="inherit"/>
          <w:color w:val="666666"/>
          <w:spacing w:val="8"/>
          <w:sz w:val="23"/>
          <w:szCs w:val="23"/>
        </w:rPr>
      </w:pPr>
      <w:ins w:id="3144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In New Maven Project wizard, select "Create a simpel project(skip archetype selection)" and click on Next</w:t>
        </w:r>
      </w:ins>
    </w:p>
    <w:p w:rsidR="00FE4689" w:rsidRDefault="00FE4689" w:rsidP="00FE4689">
      <w:pPr>
        <w:numPr>
          <w:ilvl w:val="0"/>
          <w:numId w:val="21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3145" w:author="Unknown"/>
          <w:rFonts w:ascii="inherit" w:hAnsi="inherit"/>
          <w:color w:val="666666"/>
          <w:spacing w:val="8"/>
          <w:sz w:val="23"/>
          <w:szCs w:val="23"/>
        </w:rPr>
      </w:pPr>
      <w:ins w:id="3146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In next wizard, type "com.jackrutorial" in the "Group ID:" field</w:t>
        </w:r>
      </w:ins>
    </w:p>
    <w:p w:rsidR="00FE4689" w:rsidRDefault="00FE4689" w:rsidP="00FE4689">
      <w:pPr>
        <w:numPr>
          <w:ilvl w:val="0"/>
          <w:numId w:val="21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3147" w:author="Unknown"/>
          <w:rFonts w:ascii="inherit" w:hAnsi="inherit"/>
          <w:color w:val="666666"/>
          <w:spacing w:val="8"/>
          <w:sz w:val="23"/>
          <w:szCs w:val="23"/>
        </w:rPr>
      </w:pPr>
      <w:ins w:id="3148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lastRenderedPageBreak/>
          <w:t>Type "SpringMvcUpload" in the "Artifact Id:" field</w:t>
        </w:r>
      </w:ins>
    </w:p>
    <w:p w:rsidR="00FE4689" w:rsidRDefault="00FE4689" w:rsidP="00FE4689">
      <w:pPr>
        <w:numPr>
          <w:ilvl w:val="0"/>
          <w:numId w:val="21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3149" w:author="Unknown"/>
          <w:rFonts w:ascii="inherit" w:hAnsi="inherit"/>
          <w:color w:val="666666"/>
          <w:spacing w:val="8"/>
          <w:sz w:val="23"/>
          <w:szCs w:val="23"/>
        </w:rPr>
      </w:pPr>
      <w:ins w:id="3150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Packaging -&gt; War</w:t>
        </w:r>
      </w:ins>
    </w:p>
    <w:p w:rsidR="00FE4689" w:rsidRDefault="00FE4689" w:rsidP="00FE4689">
      <w:pPr>
        <w:numPr>
          <w:ilvl w:val="0"/>
          <w:numId w:val="21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3151" w:author="Unknown"/>
          <w:rFonts w:ascii="inherit" w:hAnsi="inherit"/>
          <w:color w:val="666666"/>
          <w:spacing w:val="8"/>
          <w:sz w:val="23"/>
          <w:szCs w:val="23"/>
        </w:rPr>
      </w:pPr>
      <w:ins w:id="3152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Click Finish.</w:t>
        </w:r>
      </w:ins>
    </w:p>
    <w:p w:rsidR="00FE4689" w:rsidRDefault="00FE4689" w:rsidP="00FE4689">
      <w:pPr>
        <w:pStyle w:val="Heading2"/>
        <w:shd w:val="clear" w:color="auto" w:fill="FFFFFF"/>
        <w:spacing w:before="405" w:beforeAutospacing="0" w:after="405" w:afterAutospacing="0" w:line="223" w:lineRule="atLeast"/>
        <w:textAlignment w:val="baseline"/>
        <w:rPr>
          <w:ins w:id="3153" w:author="Unknown"/>
          <w:rFonts w:ascii="Roboto" w:hAnsi="Roboto"/>
          <w:color w:val="242D36"/>
          <w:spacing w:val="8"/>
          <w:sz w:val="48"/>
          <w:szCs w:val="48"/>
        </w:rPr>
      </w:pPr>
      <w:ins w:id="3154" w:author="Unknown">
        <w:r>
          <w:rPr>
            <w:rFonts w:ascii="Roboto" w:hAnsi="Roboto"/>
            <w:color w:val="242D36"/>
            <w:spacing w:val="8"/>
            <w:sz w:val="48"/>
            <w:szCs w:val="48"/>
          </w:rPr>
          <w:t>Maven Dependencies</w:t>
        </w:r>
      </w:ins>
    </w:p>
    <w:p w:rsidR="00FE4689" w:rsidRDefault="00FE4689" w:rsidP="00FE4689">
      <w:pPr>
        <w:textAlignment w:val="baseline"/>
        <w:rPr>
          <w:ins w:id="3155" w:author="Unknown"/>
          <w:rFonts w:ascii="Roboto" w:hAnsi="Roboto"/>
          <w:color w:val="444444"/>
          <w:spacing w:val="8"/>
          <w:sz w:val="24"/>
          <w:szCs w:val="24"/>
        </w:rPr>
      </w:pPr>
      <w:ins w:id="3156" w:author="Unknown">
        <w:r>
          <w:rPr>
            <w:rFonts w:ascii="Roboto" w:hAnsi="Roboto"/>
            <w:color w:val="444444"/>
            <w:spacing w:val="8"/>
            <w:shd w:val="clear" w:color="auto" w:fill="FFFFFF"/>
          </w:rPr>
          <w:t>We specify the dependency for the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spring-webmvc version 4.3.0.RELEASE</w:t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,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jstl v1.2</w:t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 and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javax.servlet-api 3.1.0</w:t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 to </w:t>
        </w:r>
        <w:r>
          <w:rPr>
            <w:rFonts w:ascii="Roboto" w:hAnsi="Roboto"/>
            <w:color w:val="444444"/>
            <w:spacing w:val="8"/>
          </w:rPr>
          <w:fldChar w:fldCharType="begin"/>
        </w:r>
        <w:r>
          <w:rPr>
            <w:rFonts w:ascii="Roboto" w:hAnsi="Roboto"/>
            <w:color w:val="444444"/>
            <w:spacing w:val="8"/>
          </w:rPr>
          <w:instrText xml:space="preserve"> HYPERLINK "https://www.jackrutorial.com/2018/01/spring-mvc-crud-operations-with-spring-jdbc-template-and-mysql-database-tutorial.html" </w:instrText>
        </w:r>
        <w:r>
          <w:rPr>
            <w:rFonts w:ascii="Roboto" w:hAnsi="Roboto"/>
            <w:color w:val="444444"/>
            <w:spacing w:val="8"/>
          </w:rPr>
          <w:fldChar w:fldCharType="separate"/>
        </w:r>
        <w:r>
          <w:rPr>
            <w:rStyle w:val="Hyperlink"/>
            <w:rFonts w:ascii="Roboto" w:hAnsi="Roboto"/>
            <w:color w:val="F45145"/>
            <w:spacing w:val="8"/>
            <w:bdr w:val="none" w:sz="0" w:space="0" w:color="auto" w:frame="1"/>
            <w:shd w:val="clear" w:color="auto" w:fill="FFFFFF"/>
          </w:rPr>
          <w:t>build Web MVC</w:t>
        </w:r>
        <w:r>
          <w:rPr>
            <w:rFonts w:ascii="Roboto" w:hAnsi="Roboto"/>
            <w:color w:val="444444"/>
            <w:spacing w:val="8"/>
          </w:rPr>
          <w:fldChar w:fldCharType="end"/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. We also include the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commons-fileupload v1.3.1</w:t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 which is used to upload a MultipartFile and the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validation-api v1.1.0.Final</w:t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 to create a Validator.</w:t>
        </w:r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The updated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pom.xml</w:t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 file will have the following code: </w:t>
        </w:r>
        <w:r>
          <w:rPr>
            <w:rFonts w:ascii="Roboto" w:hAnsi="Roboto"/>
            <w:color w:val="444444"/>
            <w:spacing w:val="8"/>
          </w:rPr>
          <w:br/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15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158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&lt;project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xmlns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"http://maven.apache.org/POM/4.0.0"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xmlns:xsi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"http://www.w3.org/2001/XMLSchema-instance"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15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16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xsi:schemaLocation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"http://maven.apache.org/POM/4.0.0 http://maven.apache.org/xsd/maven-4.0.0.xsd"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16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16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&lt;modelVersion&gt;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4.0.0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&lt;/modelVersion&gt;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16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16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&lt;groupId&gt;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com.jackrutorial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&lt;/groupId&gt;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16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16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&lt;artifactId&gt;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SpringMvcUpload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&lt;/artifactId&gt;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16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16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&lt;version&gt;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0.0.1-SNAPSHOT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&lt;/version&gt;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16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17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&lt;packaging&gt;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war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&lt;/packaging&gt;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17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17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17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&lt;dependencies&gt;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17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17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&lt;dependency&gt;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17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17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&lt;groupId&gt;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org.springframework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&lt;/groupId&gt;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17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17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&lt;artifactId&gt;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spring-webmvc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&lt;/artifactId&gt;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18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18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&lt;version&gt;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4.3.0.RELEASE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&lt;/version&gt;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18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18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&lt;/dependency&gt;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18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18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&lt;dependency&gt;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18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18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&lt;groupId&gt;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jstl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&lt;/groupId&gt;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18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18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&lt;artifactId&gt;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jstl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&lt;/artifactId&gt;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19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19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&lt;version&gt;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1.2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&lt;/version&gt;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19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19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&lt;/dependency&gt;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19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19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&lt;dependency&gt;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19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19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&lt;groupId&gt;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javax.servlet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&lt;/groupId&gt;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19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19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&lt;artifactId&gt;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javax.servlet-api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&lt;/artifactId&gt;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0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20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&lt;version&gt;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3.1.0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&lt;/version&gt;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0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20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&lt;scope&gt;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provided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&lt;/scope&gt;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0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20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&lt;/dependency&gt;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0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20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&lt;dependency&gt;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0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20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&lt;groupId&gt;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commons-fileupload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&lt;/groupId&gt;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1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21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&lt;artifactId&gt;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commons-fileupload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&lt;/artifactId&gt;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1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21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&lt;version&gt;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1.3.1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&lt;/version&gt;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1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21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&lt;/dependency&gt;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1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21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&lt;dependency&gt;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1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21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&lt;groupId&gt;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javax.validation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&lt;/groupId&gt;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2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22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&lt;artifactId&gt;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validation-api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&lt;/artifactId&gt;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2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22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&lt;version&gt;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1.1.0.Final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&lt;/version&gt;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2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22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&lt;/dependency&gt;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2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22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&lt;/dependencies&gt;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2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2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23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&lt;build&gt;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3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23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&lt;pluginManagement&gt;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3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23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&lt;plugins&gt;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3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23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&lt;plugin&gt;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3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23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&lt;groupId&gt;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org.apache.maven.plugins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&lt;/groupId&gt;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3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24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&lt;artifactId&gt;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maven-war-plugin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&lt;/artifactId&gt;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4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24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&lt;version&gt;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2.4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&lt;/version&gt;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4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24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&lt;configuration&gt;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4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24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&lt;warSourceDirectory&gt;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src/main/webapp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&lt;/warSourceDirectory&gt;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4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24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&lt;failOnMissingWebXml&gt;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false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&lt;/failOnMissingWebXml&gt;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4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25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lastRenderedPageBreak/>
          <w:t xml:space="preserve"> 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&lt;/configuration&gt;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5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25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&lt;/plugin&gt;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5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25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&lt;/plugins&gt;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5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25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&lt;/pluginManagement&gt;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5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25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&lt;/build&gt;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59" w:author="Unknown"/>
          <w:rFonts w:ascii="Consolas" w:hAnsi="Consolas" w:cs="Consolas"/>
          <w:color w:val="444444"/>
          <w:spacing w:val="8"/>
          <w:sz w:val="15"/>
          <w:szCs w:val="15"/>
        </w:rPr>
      </w:pPr>
      <w:ins w:id="3260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&lt;/project&gt;</w:t>
        </w:r>
      </w:ins>
    </w:p>
    <w:p w:rsidR="00FE4689" w:rsidRDefault="00FE4689" w:rsidP="00FE4689">
      <w:pPr>
        <w:pStyle w:val="Heading2"/>
        <w:shd w:val="clear" w:color="auto" w:fill="FFFFFF"/>
        <w:spacing w:before="405" w:beforeAutospacing="0" w:after="405" w:afterAutospacing="0" w:line="223" w:lineRule="atLeast"/>
        <w:textAlignment w:val="baseline"/>
        <w:rPr>
          <w:ins w:id="3261" w:author="Unknown"/>
          <w:rFonts w:ascii="Roboto" w:hAnsi="Roboto"/>
          <w:color w:val="242D36"/>
          <w:spacing w:val="8"/>
          <w:sz w:val="48"/>
          <w:szCs w:val="48"/>
        </w:rPr>
      </w:pPr>
      <w:ins w:id="3262" w:author="Unknown">
        <w:r>
          <w:rPr>
            <w:rFonts w:ascii="Roboto" w:hAnsi="Roboto"/>
            <w:color w:val="242D36"/>
            <w:spacing w:val="8"/>
            <w:sz w:val="48"/>
            <w:szCs w:val="48"/>
          </w:rPr>
          <w:t>Configure Web Application</w:t>
        </w:r>
      </w:ins>
    </w:p>
    <w:p w:rsidR="00FE4689" w:rsidRDefault="00FE4689" w:rsidP="00FE4689">
      <w:pPr>
        <w:textAlignment w:val="baseline"/>
        <w:rPr>
          <w:ins w:id="3263" w:author="Unknown"/>
          <w:rFonts w:ascii="Roboto" w:hAnsi="Roboto"/>
          <w:color w:val="444444"/>
          <w:spacing w:val="8"/>
          <w:sz w:val="24"/>
          <w:szCs w:val="24"/>
        </w:rPr>
      </w:pPr>
      <w:ins w:id="3264" w:author="Unknown">
        <w:r>
          <w:rPr>
            <w:rFonts w:ascii="Roboto" w:hAnsi="Roboto"/>
            <w:color w:val="444444"/>
            <w:spacing w:val="8"/>
            <w:shd w:val="clear" w:color="auto" w:fill="FFFFFF"/>
          </w:rPr>
          <w:t>Create a WebConfig class under com.jackrutorial.config package and write the following code in it. </w:t>
        </w:r>
        <w:r>
          <w:rPr>
            <w:rFonts w:ascii="Roboto" w:hAnsi="Roboto"/>
            <w:color w:val="444444"/>
            <w:spacing w:val="8"/>
          </w:rPr>
          <w:br/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6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266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package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config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6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6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269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context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Bean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7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271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context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ComponentScan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7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273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context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Configuration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7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275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context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support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ResourceBundleMessageSource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7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277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multipart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commons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CommonsMultipartResolver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7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279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servlet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config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EnableWebMvc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8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281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servlet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config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WebMvcConfigurerAdapter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8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283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servlet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view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InternalResourceViewResolver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8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285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servlet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view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JstlView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8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8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288" w:author="Unknown"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@EnableWebMvc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8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290" w:author="Unknown"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@Configuration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9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292" w:author="Unknown"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@ComponentScan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basePackages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"com.jackrutorial"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})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9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294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WebConfig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extends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WebMvcConfigurerAdapter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9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9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29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@Bean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29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29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InternalResourceViewResolver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viewResolver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0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30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InternalResourceViewResolver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viewResolver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InternalResourceViewResolver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0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30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viewResolver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setViewClass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JstlView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0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30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viewResolver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setPrefix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"/WEB-INF/jsp/"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0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30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viewResolver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setSuffix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".jsp"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0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0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31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viewResolver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1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31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1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1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31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@Bean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1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31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ResourceBundleMessageSource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messageSource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1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31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ResourceBundleMessageSource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rb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ResourceBundleMessageSource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2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32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rb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setBasenames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[]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"validation"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2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2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32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rb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2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32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2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32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2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33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@Bean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"multipartResolver"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3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33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CommonsMultipartResolver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getResolver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3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33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CommonsMultipartResolver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commonsMultipartResolver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CommonsMultipartResolver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3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33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com"/>
            <w:rFonts w:ascii="Consolas" w:hAnsi="Consolas" w:cs="Consolas"/>
            <w:color w:val="809980"/>
            <w:spacing w:val="8"/>
            <w:sz w:val="15"/>
            <w:szCs w:val="15"/>
            <w:bdr w:val="none" w:sz="0" w:space="0" w:color="auto" w:frame="1"/>
          </w:rPr>
          <w:t>//set max upload size per file is 20mb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3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33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commonsMultipartResolver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setMaxUploadSizePerFile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20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*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1024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*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1024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3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34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4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34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commonsMultipartResolver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4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34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45" w:author="Unknown"/>
          <w:rFonts w:ascii="Consolas" w:hAnsi="Consolas" w:cs="Consolas"/>
          <w:color w:val="444444"/>
          <w:spacing w:val="8"/>
          <w:sz w:val="15"/>
          <w:szCs w:val="15"/>
        </w:rPr>
      </w:pPr>
      <w:ins w:id="3346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FE4689" w:rsidRDefault="00FE4689" w:rsidP="00FE4689">
      <w:pPr>
        <w:textAlignment w:val="baseline"/>
        <w:rPr>
          <w:ins w:id="3347" w:author="Unknown"/>
          <w:rFonts w:ascii="Roboto" w:hAnsi="Roboto" w:cs="Times New Roman"/>
          <w:color w:val="444444"/>
          <w:spacing w:val="8"/>
          <w:sz w:val="24"/>
          <w:szCs w:val="24"/>
        </w:rPr>
      </w:pPr>
      <w:ins w:id="3348" w:author="Unknown">
        <w:r>
          <w:rPr>
            <w:rFonts w:ascii="Roboto" w:hAnsi="Roboto"/>
            <w:color w:val="444444"/>
            <w:spacing w:val="8"/>
            <w:shd w:val="clear" w:color="auto" w:fill="FFFFFF"/>
          </w:rPr>
          <w:t>The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CommonsMultipartResolver </w:t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saves temporary files to the servlet container’s temporary directory. We restrict you to a maximum 20 MB upload file size by set commonsMultipartResolver.setMaxUploadSizePerFile(20*1024*1024);</w:t>
        </w:r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Create a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WebInitializer </w:t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class extends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AbstractAnnotationConfigDispatcherServletInitializer</w:t>
        </w:r>
        <w:r>
          <w:rPr>
            <w:rFonts w:ascii="Roboto" w:hAnsi="Roboto"/>
            <w:color w:val="444444"/>
            <w:spacing w:val="8"/>
            <w:shd w:val="clear" w:color="auto" w:fill="FFFFFF"/>
          </w:rPr>
          <w:t xml:space="preserve"> under com.jackrutorial.config </w:t>
        </w:r>
        <w:r>
          <w:rPr>
            <w:rFonts w:ascii="Roboto" w:hAnsi="Roboto"/>
            <w:color w:val="444444"/>
            <w:spacing w:val="8"/>
            <w:shd w:val="clear" w:color="auto" w:fill="FFFFFF"/>
          </w:rPr>
          <w:lastRenderedPageBreak/>
          <w:t>package and write the following code in it.</w:t>
        </w:r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WebInitializer.java </w:t>
        </w:r>
        <w:r>
          <w:rPr>
            <w:rFonts w:ascii="Roboto" w:hAnsi="Roboto"/>
            <w:color w:val="444444"/>
            <w:spacing w:val="8"/>
          </w:rPr>
          <w:br/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4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350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package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config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5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5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353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servlet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support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AbstractAnnotationConfigDispatcherServletInitializer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5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5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356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WebInitializer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extends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AbstractAnnotationConfigDispatcherServletInitializer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5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5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35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@Override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6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36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protected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&lt;?&gt;[]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getRootConfigClasses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6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36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[]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WebConfig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6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36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6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6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36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@Override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6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37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protected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&lt;?&gt;[]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getServletConfigClasses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7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37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com"/>
            <w:rFonts w:ascii="Consolas" w:hAnsi="Consolas" w:cs="Consolas"/>
            <w:color w:val="809980"/>
            <w:spacing w:val="8"/>
            <w:sz w:val="15"/>
            <w:szCs w:val="15"/>
            <w:bdr w:val="none" w:sz="0" w:space="0" w:color="auto" w:frame="1"/>
          </w:rPr>
          <w:t>// TODO Auto-generated method stub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7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37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null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7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37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7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7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37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@Override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8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38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protected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[]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getServletMappings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8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38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[]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"/"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8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38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86" w:author="Unknown"/>
          <w:rFonts w:ascii="Consolas" w:hAnsi="Consolas" w:cs="Consolas"/>
          <w:color w:val="444444"/>
          <w:spacing w:val="8"/>
          <w:sz w:val="15"/>
          <w:szCs w:val="15"/>
        </w:rPr>
      </w:pPr>
      <w:ins w:id="3387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FE4689" w:rsidRDefault="00FE4689" w:rsidP="00FE4689">
      <w:pPr>
        <w:pStyle w:val="Heading2"/>
        <w:shd w:val="clear" w:color="auto" w:fill="FFFFFF"/>
        <w:spacing w:before="405" w:beforeAutospacing="0" w:after="405" w:afterAutospacing="0" w:line="223" w:lineRule="atLeast"/>
        <w:textAlignment w:val="baseline"/>
        <w:rPr>
          <w:ins w:id="3388" w:author="Unknown"/>
          <w:rFonts w:ascii="Roboto" w:hAnsi="Roboto"/>
          <w:color w:val="242D36"/>
          <w:spacing w:val="8"/>
          <w:sz w:val="48"/>
          <w:szCs w:val="48"/>
        </w:rPr>
      </w:pPr>
      <w:ins w:id="3389" w:author="Unknown">
        <w:r>
          <w:rPr>
            <w:rFonts w:ascii="Roboto" w:hAnsi="Roboto"/>
            <w:color w:val="242D36"/>
            <w:spacing w:val="8"/>
            <w:sz w:val="48"/>
            <w:szCs w:val="48"/>
          </w:rPr>
          <w:t>Model</w:t>
        </w:r>
      </w:ins>
    </w:p>
    <w:p w:rsidR="00FE4689" w:rsidRDefault="00FE4689" w:rsidP="00FE4689">
      <w:pPr>
        <w:textAlignment w:val="baseline"/>
        <w:rPr>
          <w:ins w:id="3390" w:author="Unknown"/>
          <w:rFonts w:ascii="Roboto" w:hAnsi="Roboto"/>
          <w:color w:val="444444"/>
          <w:spacing w:val="8"/>
          <w:sz w:val="24"/>
          <w:szCs w:val="24"/>
        </w:rPr>
      </w:pPr>
      <w:ins w:id="3391" w:author="Unknown">
        <w:r>
          <w:rPr>
            <w:rFonts w:ascii="Roboto" w:hAnsi="Roboto"/>
            <w:color w:val="444444"/>
            <w:spacing w:val="8"/>
            <w:shd w:val="clear" w:color="auto" w:fill="FFFFFF"/>
          </w:rPr>
          <w:t>Create a FileUpload class under com.jackrutorial.model package and write the following code in it. </w:t>
        </w:r>
        <w:r>
          <w:rPr>
            <w:rFonts w:ascii="Roboto" w:hAnsi="Roboto"/>
            <w:color w:val="444444"/>
            <w:spacing w:val="8"/>
          </w:rPr>
          <w:br/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9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393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package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9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9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396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multipart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commons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CommonsMultipartFile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9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39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399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FileUpload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0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40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private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CommonsMultipartFile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[]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files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0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0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40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CommonsMultipartFile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[]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getFiles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0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40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files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0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40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0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1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41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void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setFiles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CommonsMultipartFile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[]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files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1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41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this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files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files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1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41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16" w:author="Unknown"/>
          <w:rFonts w:ascii="Consolas" w:hAnsi="Consolas" w:cs="Consolas"/>
          <w:color w:val="444444"/>
          <w:spacing w:val="8"/>
          <w:sz w:val="15"/>
          <w:szCs w:val="15"/>
        </w:rPr>
      </w:pPr>
      <w:ins w:id="3417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FE4689" w:rsidRDefault="00FE4689" w:rsidP="00FE4689">
      <w:pPr>
        <w:pStyle w:val="Heading2"/>
        <w:shd w:val="clear" w:color="auto" w:fill="FFFFFF"/>
        <w:spacing w:before="405" w:beforeAutospacing="0" w:after="405" w:afterAutospacing="0" w:line="223" w:lineRule="atLeast"/>
        <w:textAlignment w:val="baseline"/>
        <w:rPr>
          <w:ins w:id="3418" w:author="Unknown"/>
          <w:rFonts w:ascii="Roboto" w:hAnsi="Roboto"/>
          <w:color w:val="242D36"/>
          <w:spacing w:val="8"/>
          <w:sz w:val="48"/>
          <w:szCs w:val="48"/>
        </w:rPr>
      </w:pPr>
      <w:ins w:id="3419" w:author="Unknown">
        <w:r>
          <w:rPr>
            <w:rFonts w:ascii="Roboto" w:hAnsi="Roboto"/>
            <w:color w:val="242D36"/>
            <w:spacing w:val="8"/>
            <w:sz w:val="48"/>
            <w:szCs w:val="48"/>
          </w:rPr>
          <w:t>Validator</w:t>
        </w:r>
      </w:ins>
    </w:p>
    <w:p w:rsidR="00FE4689" w:rsidRDefault="00FE4689" w:rsidP="00FE4689">
      <w:pPr>
        <w:textAlignment w:val="baseline"/>
        <w:rPr>
          <w:ins w:id="3420" w:author="Unknown"/>
          <w:rFonts w:ascii="Roboto" w:hAnsi="Roboto"/>
          <w:color w:val="444444"/>
          <w:spacing w:val="8"/>
          <w:sz w:val="24"/>
          <w:szCs w:val="24"/>
        </w:rPr>
      </w:pPr>
      <w:ins w:id="3421" w:author="Unknown">
        <w:r>
          <w:rPr>
            <w:rFonts w:ascii="Roboto" w:hAnsi="Roboto"/>
            <w:color w:val="444444"/>
            <w:spacing w:val="8"/>
            <w:shd w:val="clear" w:color="auto" w:fill="FFFFFF"/>
          </w:rPr>
          <w:t>Create a @Component FileValidator implements the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org.springframework.validation.Validator</w:t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, overrides the two methods supports and validate as follow below. </w:t>
        </w:r>
        <w:r>
          <w:rPr>
            <w:rFonts w:ascii="Roboto" w:hAnsi="Roboto"/>
            <w:color w:val="444444"/>
            <w:spacing w:val="8"/>
          </w:rPr>
          <w:br/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2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423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lastRenderedPageBreak/>
          <w:t>package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validation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2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2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426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stereotype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Component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2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428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validation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Errors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2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430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validation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Validator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3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432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multipart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commons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CommonsMultipartFile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3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3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435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FileUpload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3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3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438" w:author="Unknown"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@Component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3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440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FileValidator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implements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Validator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4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4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44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boolean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supports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&lt;?&gt;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clazz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4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44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FileUpload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isAssignableFrom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clazz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4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44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4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4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45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void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validate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Object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target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Errors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errors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5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45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FileUpload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fileUpload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FileUpload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target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5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45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5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45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CommonsMultipartFile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[]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commonsMultipartFiles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fileUpload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getFiles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5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45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5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46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for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CommonsMultipartFile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multipartFile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: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commonsMultipartFiles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6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46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if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multipartFile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getSize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0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6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46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errors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rejectValue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"files"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"missing.file"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6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46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6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46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6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47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7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72" w:author="Unknown"/>
          <w:rFonts w:ascii="Consolas" w:hAnsi="Consolas" w:cs="Consolas"/>
          <w:color w:val="444444"/>
          <w:spacing w:val="8"/>
          <w:sz w:val="15"/>
          <w:szCs w:val="15"/>
        </w:rPr>
      </w:pPr>
      <w:ins w:id="3473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FE4689" w:rsidRDefault="00FE4689" w:rsidP="00FE4689">
      <w:pPr>
        <w:textAlignment w:val="baseline"/>
        <w:rPr>
          <w:ins w:id="3474" w:author="Unknown"/>
          <w:rFonts w:ascii="Roboto" w:hAnsi="Roboto" w:cs="Times New Roman"/>
          <w:color w:val="444444"/>
          <w:spacing w:val="8"/>
          <w:sz w:val="24"/>
          <w:szCs w:val="24"/>
        </w:rPr>
      </w:pPr>
      <w:ins w:id="3475" w:author="Unknown">
        <w:r>
          <w:rPr>
            <w:rFonts w:ascii="Roboto" w:hAnsi="Roboto"/>
            <w:color w:val="444444"/>
            <w:spacing w:val="8"/>
            <w:shd w:val="clear" w:color="auto" w:fill="FFFFFF"/>
          </w:rPr>
          <w:t>The validator above is used to validate if the uploaded files are not empty. If the files are empty, we reject the value and show the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"No file choose"</w:t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 message. </w:t>
        </w:r>
        <w:r>
          <w:rPr>
            <w:rFonts w:ascii="Roboto" w:hAnsi="Roboto"/>
            <w:color w:val="444444"/>
            <w:spacing w:val="8"/>
          </w:rPr>
          <w:br/>
        </w:r>
      </w:ins>
    </w:p>
    <w:p w:rsidR="00FE4689" w:rsidRDefault="00FE4689" w:rsidP="00FE4689">
      <w:pPr>
        <w:pStyle w:val="Heading2"/>
        <w:shd w:val="clear" w:color="auto" w:fill="FFFFFF"/>
        <w:spacing w:before="405" w:beforeAutospacing="0" w:after="405" w:afterAutospacing="0" w:line="223" w:lineRule="atLeast"/>
        <w:textAlignment w:val="baseline"/>
        <w:rPr>
          <w:ins w:id="3476" w:author="Unknown"/>
          <w:rFonts w:ascii="Roboto" w:hAnsi="Roboto"/>
          <w:color w:val="242D36"/>
          <w:spacing w:val="8"/>
          <w:sz w:val="48"/>
          <w:szCs w:val="48"/>
        </w:rPr>
      </w:pPr>
      <w:ins w:id="3477" w:author="Unknown">
        <w:r>
          <w:rPr>
            <w:rFonts w:ascii="Roboto" w:hAnsi="Roboto"/>
            <w:color w:val="242D36"/>
            <w:spacing w:val="8"/>
            <w:sz w:val="48"/>
            <w:szCs w:val="48"/>
          </w:rPr>
          <w:t>Validator Messages</w:t>
        </w:r>
      </w:ins>
    </w:p>
    <w:p w:rsidR="00FE4689" w:rsidRDefault="00FE4689" w:rsidP="00FE4689">
      <w:pPr>
        <w:textAlignment w:val="baseline"/>
        <w:rPr>
          <w:ins w:id="3478" w:author="Unknown"/>
          <w:rFonts w:ascii="Roboto" w:hAnsi="Roboto"/>
          <w:color w:val="444444"/>
          <w:spacing w:val="8"/>
          <w:sz w:val="24"/>
          <w:szCs w:val="24"/>
        </w:rPr>
      </w:pPr>
      <w:ins w:id="3479" w:author="Unknown">
        <w:r>
          <w:rPr>
            <w:rFonts w:ascii="Roboto" w:hAnsi="Roboto"/>
            <w:color w:val="444444"/>
            <w:spacing w:val="8"/>
            <w:shd w:val="clear" w:color="auto" w:fill="FFFFFF"/>
          </w:rPr>
          <w:t>Create the validation.properties under the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src/main/resources/</w:t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 folder. </w:t>
        </w:r>
        <w:r>
          <w:rPr>
            <w:rFonts w:ascii="Roboto" w:hAnsi="Roboto"/>
            <w:color w:val="444444"/>
            <w:spacing w:val="8"/>
          </w:rPr>
          <w:br/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80" w:author="Unknown"/>
          <w:rFonts w:ascii="Consolas" w:hAnsi="Consolas" w:cs="Consolas"/>
          <w:color w:val="444444"/>
          <w:spacing w:val="8"/>
          <w:sz w:val="15"/>
          <w:szCs w:val="15"/>
        </w:rPr>
      </w:pPr>
      <w:ins w:id="348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missing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file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No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file choose</w:t>
        </w:r>
      </w:ins>
    </w:p>
    <w:p w:rsidR="00FE4689" w:rsidRDefault="00FE4689" w:rsidP="00FE4689">
      <w:pPr>
        <w:pStyle w:val="Heading2"/>
        <w:shd w:val="clear" w:color="auto" w:fill="FFFFFF"/>
        <w:spacing w:before="405" w:beforeAutospacing="0" w:after="405" w:afterAutospacing="0" w:line="223" w:lineRule="atLeast"/>
        <w:textAlignment w:val="baseline"/>
        <w:rPr>
          <w:ins w:id="3482" w:author="Unknown"/>
          <w:rFonts w:ascii="Roboto" w:hAnsi="Roboto"/>
          <w:color w:val="242D36"/>
          <w:spacing w:val="8"/>
          <w:sz w:val="48"/>
          <w:szCs w:val="48"/>
        </w:rPr>
      </w:pPr>
      <w:ins w:id="3483" w:author="Unknown">
        <w:r>
          <w:rPr>
            <w:rFonts w:ascii="Roboto" w:hAnsi="Roboto"/>
            <w:color w:val="242D36"/>
            <w:spacing w:val="8"/>
            <w:sz w:val="48"/>
            <w:szCs w:val="48"/>
          </w:rPr>
          <w:t>Upload Controller</w:t>
        </w:r>
      </w:ins>
    </w:p>
    <w:p w:rsidR="00FE4689" w:rsidRDefault="00FE4689" w:rsidP="00FE4689">
      <w:pPr>
        <w:textAlignment w:val="baseline"/>
        <w:rPr>
          <w:ins w:id="3484" w:author="Unknown"/>
          <w:rFonts w:ascii="Roboto" w:hAnsi="Roboto"/>
          <w:color w:val="444444"/>
          <w:spacing w:val="8"/>
          <w:sz w:val="24"/>
          <w:szCs w:val="24"/>
        </w:rPr>
      </w:pPr>
      <w:ins w:id="3485" w:author="Unknown">
        <w:r>
          <w:rPr>
            <w:rFonts w:ascii="Roboto" w:hAnsi="Roboto"/>
            <w:color w:val="444444"/>
            <w:spacing w:val="8"/>
            <w:shd w:val="clear" w:color="auto" w:fill="FFFFFF"/>
          </w:rPr>
          <w:t>Create a UploadController class under com.jackrutorial.controller package and write the following code in it. </w:t>
        </w:r>
        <w:r>
          <w:rPr>
            <w:rFonts w:ascii="Roboto" w:hAnsi="Roboto"/>
            <w:color w:val="444444"/>
            <w:spacing w:val="8"/>
          </w:rPr>
          <w:br/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8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487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package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controller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8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8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490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java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io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File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9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492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java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io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IOException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9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494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java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util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ArrayList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9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496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java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util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9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49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499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beans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factory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Autowired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0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01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stereotype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Controller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0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03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util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FileCopyUtils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0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05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lastRenderedPageBreak/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validation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BindingResult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0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07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bind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ModelAttribute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0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09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bind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RequestMapping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1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11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bind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RequestMethod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1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13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multipart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commons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CommonsMultipartFile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1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15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servlet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ModelAndView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1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1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18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FileUpload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1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20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validation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FileValidator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2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2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23" w:author="Unknown"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@Controller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2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25" w:author="Unknown"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@RequestMapping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"/"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2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27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UploadController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2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2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3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3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@Autowired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3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3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FileValidator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fileValidator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3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3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3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@RequestMapping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"/uploadPage"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method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RequestMethod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3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3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ModelAndView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uploadPage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3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4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ModelAndView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model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ModelAndView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"upload_page"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4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4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addObject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"formUpload"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FileUpload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4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4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4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4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4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4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4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5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5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5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@RequestMapping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"/upload"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method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RequestMethod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POST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5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5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ModelAndView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upload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@ModelAttribute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"formUpload"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FileUpload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fileUpload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BindingResult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result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throws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IOException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5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5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com"/>
            <w:rFonts w:ascii="Consolas" w:hAnsi="Consolas" w:cs="Consolas"/>
            <w:color w:val="809980"/>
            <w:spacing w:val="8"/>
            <w:sz w:val="15"/>
            <w:szCs w:val="15"/>
            <w:bdr w:val="none" w:sz="0" w:space="0" w:color="auto" w:frame="1"/>
          </w:rPr>
          <w:t>//validate file upload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5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5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fileValidator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validate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fileUpload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result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5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6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6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6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if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result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hasErrors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6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6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ModelAndView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"upload_page"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6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6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6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6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6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7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ModelAndView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"success"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"fileNames"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processUpload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fileUpload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7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7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7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7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7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7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private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&lt;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processUpload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FileUpload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files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throws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IOException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7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7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&lt;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fileNames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ArrayList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&lt;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&gt;();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7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8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8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8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CommonsMultipartFile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[]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commonsMultipartFiles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files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getFiles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8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8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8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8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for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CommonsMultipartFile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multipartFile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: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commonsMultipartFiles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8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8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FileCopyUtils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copy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multipartFile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getBytes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File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"C:\\upload\\"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+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multipartFile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getOriginalFilename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()));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8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9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fileNames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add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multipartFile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getOriginalFilename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9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9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9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9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9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9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fileNames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9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59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599" w:author="Unknown"/>
          <w:rFonts w:ascii="Consolas" w:hAnsi="Consolas" w:cs="Consolas"/>
          <w:color w:val="444444"/>
          <w:spacing w:val="8"/>
          <w:sz w:val="15"/>
          <w:szCs w:val="15"/>
        </w:rPr>
      </w:pPr>
      <w:ins w:id="3600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FE4689" w:rsidRDefault="00FE4689" w:rsidP="00FE4689">
      <w:pPr>
        <w:pStyle w:val="Heading2"/>
        <w:shd w:val="clear" w:color="auto" w:fill="FFFFFF"/>
        <w:spacing w:before="405" w:beforeAutospacing="0" w:after="405" w:afterAutospacing="0" w:line="223" w:lineRule="atLeast"/>
        <w:textAlignment w:val="baseline"/>
        <w:rPr>
          <w:ins w:id="3601" w:author="Unknown"/>
          <w:rFonts w:ascii="Roboto" w:hAnsi="Roboto"/>
          <w:color w:val="242D36"/>
          <w:spacing w:val="8"/>
          <w:sz w:val="48"/>
          <w:szCs w:val="48"/>
        </w:rPr>
      </w:pPr>
      <w:ins w:id="3602" w:author="Unknown">
        <w:r>
          <w:rPr>
            <w:rFonts w:ascii="Roboto" w:hAnsi="Roboto"/>
            <w:color w:val="242D36"/>
            <w:spacing w:val="8"/>
            <w:sz w:val="48"/>
            <w:szCs w:val="48"/>
          </w:rPr>
          <w:t>Views</w:t>
        </w:r>
      </w:ins>
    </w:p>
    <w:p w:rsidR="00FE4689" w:rsidRDefault="00FE4689" w:rsidP="00FE4689">
      <w:pPr>
        <w:textAlignment w:val="baseline"/>
        <w:rPr>
          <w:ins w:id="3603" w:author="Unknown"/>
          <w:rFonts w:ascii="Roboto" w:hAnsi="Roboto"/>
          <w:color w:val="444444"/>
          <w:spacing w:val="8"/>
          <w:sz w:val="24"/>
          <w:szCs w:val="24"/>
        </w:rPr>
      </w:pPr>
      <w:ins w:id="3604" w:author="Unknown"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Create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upload_page.jsp</w:t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 file under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src\main\webapp\WEB-INF\jsp\</w:t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 folder and write the following code in it.</w:t>
        </w:r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upload_page.jsp</w:t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 </w:t>
        </w:r>
        <w:r>
          <w:rPr>
            <w:rFonts w:ascii="Roboto" w:hAnsi="Roboto"/>
            <w:color w:val="444444"/>
            <w:spacing w:val="8"/>
          </w:rPr>
          <w:br/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60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606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&lt;%@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page language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"java"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contentType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"text/html; charset=ISO-8859-1"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60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60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pageEncoding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"ISO-8859-1"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%&gt;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60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610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&lt;%@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taglib uri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"http://www.springframework.org/tags"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prefix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"spring"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%&gt;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61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612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lastRenderedPageBreak/>
          <w:t>&lt;%@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taglib uri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"http://www.springframework.org/tags/form"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prefix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"form"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%&gt;    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61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61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61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616" w:author="Unknown">
        <w:r>
          <w:rPr>
            <w:rStyle w:val="dec"/>
            <w:rFonts w:ascii="Consolas" w:eastAsiaTheme="majorEastAsia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&lt;!DOCTYPE html PUBLIC "-//W3C//DTD HTML 4.01 Transitional//EN" "http://www.w3.org/TR/html4/loose.dtd"&gt;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61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618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&lt;html&gt;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61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620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&lt;head&gt;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62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62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&lt;meta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http-equiv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"Content-Type"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content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"text/html; charset=ISO-8859-1"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62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62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&lt;title&gt;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Upload Page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&lt;/title&gt;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62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626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&lt;/head&gt;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62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628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&lt;body&gt;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62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63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&lt;spring:url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"/upload"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var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"uploadURL"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/&gt;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63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63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&lt;form:form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modelAttribute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"formUpload"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method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"post"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action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"${uploadURL }"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enctype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"multipart/form-data"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63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63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&lt;form:input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path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"files"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type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"file"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multiple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"multiple"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/&gt;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63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63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&lt;form:errors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path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"files"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cssStyle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"color: red"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/&gt;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63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63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63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64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&lt;button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type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"submit"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Upload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&lt;/button&gt;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64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64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&lt;/form:form&gt;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64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644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&lt;/body&gt;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645" w:author="Unknown"/>
          <w:rFonts w:ascii="Consolas" w:hAnsi="Consolas" w:cs="Consolas"/>
          <w:color w:val="444444"/>
          <w:spacing w:val="8"/>
          <w:sz w:val="15"/>
          <w:szCs w:val="15"/>
        </w:rPr>
      </w:pPr>
      <w:ins w:id="3646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&lt;/html&gt;</w:t>
        </w:r>
      </w:ins>
    </w:p>
    <w:p w:rsidR="00FE4689" w:rsidRDefault="00FE4689" w:rsidP="00FE4689">
      <w:pPr>
        <w:textAlignment w:val="baseline"/>
        <w:rPr>
          <w:ins w:id="3647" w:author="Unknown"/>
          <w:rFonts w:ascii="Roboto" w:hAnsi="Roboto" w:cs="Times New Roman"/>
          <w:color w:val="444444"/>
          <w:spacing w:val="8"/>
          <w:sz w:val="24"/>
          <w:szCs w:val="24"/>
        </w:rPr>
      </w:pPr>
      <w:ins w:id="3648" w:author="Unknown">
        <w:r>
          <w:rPr>
            <w:rFonts w:ascii="Roboto" w:hAnsi="Roboto"/>
            <w:color w:val="444444"/>
            <w:spacing w:val="8"/>
            <w:shd w:val="clear" w:color="auto" w:fill="FFFFFF"/>
          </w:rPr>
          <w:t>Create success.jsp file under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src\main\webapp\WEB-INF\jsp\</w:t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 folder and write the following code in it.</w:t>
        </w:r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  <w:shd w:val="clear" w:color="auto" w:fill="FFFFFF"/>
          </w:rPr>
          <w:t>success.jsp</w:t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 </w:t>
        </w:r>
        <w:r>
          <w:rPr>
            <w:rFonts w:ascii="Roboto" w:hAnsi="Roboto"/>
            <w:color w:val="444444"/>
            <w:spacing w:val="8"/>
          </w:rPr>
          <w:br/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64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650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&lt;%@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page language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"java"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contentType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"text/html; charset=ISO-8859-1"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65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65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pageEncoding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"ISO-8859-1"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%&gt;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65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654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&lt;%@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taglib uri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"http://java.sun.com/jsp/jstl/core"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prefix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"c"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%&gt;    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65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65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65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658" w:author="Unknown">
        <w:r>
          <w:rPr>
            <w:rStyle w:val="dec"/>
            <w:rFonts w:ascii="Consolas" w:eastAsiaTheme="majorEastAsia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&lt;!DOCTYPE html PUBLIC "-//W3C//DTD HTML 4.01 Transitional//EN" "http://www.w3.org/TR/html4/loose.dtd"&gt;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65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660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&lt;html&gt;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66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662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&lt;head&gt;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66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66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&lt;meta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http-equiv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"Content-Type"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content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"text/html; charset=ISO-8859-1"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66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66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&lt;title&gt;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Success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&lt;/title&gt;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66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668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&lt;/head&gt;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66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670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&lt;body&gt;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67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67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&lt;c:forEach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items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"${fileNames }"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var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"fileName"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67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67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File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&lt;b&gt;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${fileName }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&lt;/b&gt;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uploaded sucessfully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&lt;br/&gt;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67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67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&lt;/c:forEach&gt;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67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678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&lt;/body&gt;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679" w:author="Unknown"/>
          <w:rFonts w:ascii="Consolas" w:hAnsi="Consolas" w:cs="Consolas"/>
          <w:color w:val="444444"/>
          <w:spacing w:val="8"/>
          <w:sz w:val="15"/>
          <w:szCs w:val="15"/>
        </w:rPr>
      </w:pPr>
      <w:ins w:id="3680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&lt;/html&gt;</w:t>
        </w:r>
      </w:ins>
    </w:p>
    <w:p w:rsidR="00FE4689" w:rsidRDefault="00FE4689" w:rsidP="00FE4689">
      <w:pPr>
        <w:pStyle w:val="Heading2"/>
        <w:shd w:val="clear" w:color="auto" w:fill="FFFFFF"/>
        <w:spacing w:before="405" w:beforeAutospacing="0" w:after="405" w:afterAutospacing="0" w:line="223" w:lineRule="atLeast"/>
        <w:textAlignment w:val="baseline"/>
        <w:rPr>
          <w:ins w:id="3681" w:author="Unknown"/>
          <w:rFonts w:ascii="Roboto" w:hAnsi="Roboto"/>
          <w:color w:val="242D36"/>
          <w:spacing w:val="8"/>
          <w:sz w:val="48"/>
          <w:szCs w:val="48"/>
        </w:rPr>
      </w:pPr>
      <w:ins w:id="3682" w:author="Unknown">
        <w:r>
          <w:rPr>
            <w:rFonts w:ascii="Roboto" w:hAnsi="Roboto"/>
            <w:color w:val="242D36"/>
            <w:spacing w:val="8"/>
            <w:sz w:val="48"/>
            <w:szCs w:val="48"/>
          </w:rPr>
          <w:t>Buid and Deploy</w:t>
        </w:r>
      </w:ins>
    </w:p>
    <w:p w:rsidR="00FE4689" w:rsidRDefault="00FE4689" w:rsidP="00FE4689">
      <w:pPr>
        <w:numPr>
          <w:ilvl w:val="0"/>
          <w:numId w:val="22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3683" w:author="Unknown"/>
          <w:rFonts w:ascii="inherit" w:hAnsi="inherit"/>
          <w:color w:val="666666"/>
          <w:spacing w:val="8"/>
          <w:sz w:val="23"/>
          <w:szCs w:val="23"/>
        </w:rPr>
      </w:pPr>
      <w:ins w:id="3684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Right click this project</w:t>
        </w:r>
      </w:ins>
    </w:p>
    <w:p w:rsidR="00FE4689" w:rsidRDefault="00FE4689" w:rsidP="00FE4689">
      <w:pPr>
        <w:numPr>
          <w:ilvl w:val="0"/>
          <w:numId w:val="22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3685" w:author="Unknown"/>
          <w:rFonts w:ascii="inherit" w:hAnsi="inherit"/>
          <w:color w:val="666666"/>
          <w:spacing w:val="8"/>
          <w:sz w:val="23"/>
          <w:szCs w:val="23"/>
        </w:rPr>
      </w:pPr>
      <w:ins w:id="3686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Select Run As -&gt; Maven clean</w:t>
        </w:r>
      </w:ins>
    </w:p>
    <w:p w:rsidR="00FE4689" w:rsidRDefault="00FE4689" w:rsidP="00FE4689">
      <w:pPr>
        <w:numPr>
          <w:ilvl w:val="0"/>
          <w:numId w:val="22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3687" w:author="Unknown"/>
          <w:rFonts w:ascii="inherit" w:hAnsi="inherit"/>
          <w:color w:val="666666"/>
          <w:spacing w:val="8"/>
          <w:sz w:val="23"/>
          <w:szCs w:val="23"/>
        </w:rPr>
      </w:pPr>
      <w:ins w:id="3688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Right click this project</w:t>
        </w:r>
      </w:ins>
    </w:p>
    <w:p w:rsidR="00FE4689" w:rsidRDefault="00FE4689" w:rsidP="00FE4689">
      <w:pPr>
        <w:numPr>
          <w:ilvl w:val="0"/>
          <w:numId w:val="22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3689" w:author="Unknown"/>
          <w:rFonts w:ascii="inherit" w:hAnsi="inherit"/>
          <w:color w:val="666666"/>
          <w:spacing w:val="8"/>
          <w:sz w:val="23"/>
          <w:szCs w:val="23"/>
        </w:rPr>
      </w:pPr>
      <w:ins w:id="3690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Select Run As -&gt; Maven install</w:t>
        </w:r>
      </w:ins>
    </w:p>
    <w:p w:rsidR="00FE4689" w:rsidRDefault="00FE4689" w:rsidP="00FE4689">
      <w:pPr>
        <w:pStyle w:val="Heading2"/>
        <w:shd w:val="clear" w:color="auto" w:fill="FFFFFF"/>
        <w:spacing w:before="405" w:beforeAutospacing="0" w:after="405" w:afterAutospacing="0" w:line="223" w:lineRule="atLeast"/>
        <w:textAlignment w:val="baseline"/>
        <w:rPr>
          <w:ins w:id="3691" w:author="Unknown"/>
          <w:rFonts w:ascii="Roboto" w:hAnsi="Roboto"/>
          <w:color w:val="242D36"/>
          <w:spacing w:val="8"/>
          <w:sz w:val="48"/>
          <w:szCs w:val="48"/>
        </w:rPr>
      </w:pPr>
      <w:ins w:id="3692" w:author="Unknown">
        <w:r>
          <w:rPr>
            <w:rFonts w:ascii="Roboto" w:hAnsi="Roboto"/>
            <w:color w:val="242D36"/>
            <w:spacing w:val="8"/>
            <w:sz w:val="48"/>
            <w:szCs w:val="48"/>
          </w:rPr>
          <w:t>Configuring Apache Tomcat 7</w:t>
        </w:r>
      </w:ins>
    </w:p>
    <w:p w:rsidR="00FE4689" w:rsidRDefault="00FE4689" w:rsidP="00FE4689">
      <w:pPr>
        <w:numPr>
          <w:ilvl w:val="0"/>
          <w:numId w:val="23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3693" w:author="Unknown"/>
          <w:rFonts w:ascii="inherit" w:hAnsi="inherit"/>
          <w:color w:val="666666"/>
          <w:spacing w:val="8"/>
          <w:sz w:val="23"/>
          <w:szCs w:val="23"/>
        </w:rPr>
      </w:pPr>
      <w:ins w:id="3694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Under Servers tab, click link "No servers are available. Click this link to create a new server ...", select Apache tomcat 7</w:t>
        </w:r>
      </w:ins>
    </w:p>
    <w:p w:rsidR="00FE4689" w:rsidRDefault="00FE4689" w:rsidP="00FE4689">
      <w:pPr>
        <w:numPr>
          <w:ilvl w:val="0"/>
          <w:numId w:val="23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3695" w:author="Unknown"/>
          <w:rFonts w:ascii="inherit" w:hAnsi="inherit"/>
          <w:color w:val="666666"/>
          <w:spacing w:val="8"/>
          <w:sz w:val="23"/>
          <w:szCs w:val="23"/>
        </w:rPr>
      </w:pPr>
      <w:ins w:id="3696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Click Finish</w:t>
        </w:r>
      </w:ins>
    </w:p>
    <w:p w:rsidR="00FE4689" w:rsidRDefault="00FE4689" w:rsidP="00FE4689">
      <w:pPr>
        <w:shd w:val="clear" w:color="auto" w:fill="FFFFFF"/>
        <w:spacing w:after="0"/>
        <w:jc w:val="center"/>
        <w:textAlignment w:val="baseline"/>
        <w:rPr>
          <w:ins w:id="3697" w:author="Unknown"/>
          <w:rFonts w:ascii="Roboto" w:hAnsi="Roboto"/>
          <w:color w:val="444444"/>
          <w:spacing w:val="8"/>
          <w:sz w:val="24"/>
          <w:szCs w:val="24"/>
        </w:rPr>
      </w:pPr>
      <w:r>
        <w:rPr>
          <w:rFonts w:ascii="Roboto" w:hAnsi="Roboto"/>
          <w:noProof/>
          <w:color w:val="F45145"/>
          <w:spacing w:val="8"/>
          <w:bdr w:val="none" w:sz="0" w:space="0" w:color="auto" w:frame="1"/>
        </w:rPr>
        <w:lastRenderedPageBreak/>
        <w:drawing>
          <wp:inline distT="0" distB="0" distL="0" distR="0">
            <wp:extent cx="6096000" cy="1348740"/>
            <wp:effectExtent l="0" t="0" r="0" b="3810"/>
            <wp:docPr id="30" name="Picture 30" descr="Configuring Apache Tomcat 7">
              <a:hlinkClick xmlns:a="http://schemas.openxmlformats.org/drawingml/2006/main" r:id="rId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onfiguring Apache Tomcat 7">
                      <a:hlinkClick r:id="rId7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689" w:rsidRDefault="00FE4689" w:rsidP="00FE4689">
      <w:pPr>
        <w:shd w:val="clear" w:color="auto" w:fill="FFFFFF"/>
        <w:jc w:val="center"/>
        <w:textAlignment w:val="baseline"/>
        <w:rPr>
          <w:ins w:id="3698" w:author="Unknown"/>
          <w:rFonts w:ascii="Roboto" w:hAnsi="Roboto"/>
          <w:color w:val="444444"/>
          <w:spacing w:val="8"/>
        </w:rPr>
      </w:pPr>
      <w:r>
        <w:rPr>
          <w:rFonts w:ascii="Roboto" w:hAnsi="Roboto"/>
          <w:noProof/>
          <w:color w:val="F45145"/>
          <w:spacing w:val="8"/>
          <w:bdr w:val="none" w:sz="0" w:space="0" w:color="auto" w:frame="1"/>
        </w:rPr>
        <w:drawing>
          <wp:inline distT="0" distB="0" distL="0" distR="0">
            <wp:extent cx="4358640" cy="6096000"/>
            <wp:effectExtent l="0" t="0" r="3810" b="0"/>
            <wp:docPr id="29" name="Picture 29" descr="Configuring Apache Tomcat 7">
              <a:hlinkClick xmlns:a="http://schemas.openxmlformats.org/drawingml/2006/main" r:id="rId7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onfiguring Apache Tomcat 7">
                      <a:hlinkClick r:id="rId7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689" w:rsidRDefault="00FE4689" w:rsidP="00FE4689">
      <w:pPr>
        <w:numPr>
          <w:ilvl w:val="0"/>
          <w:numId w:val="24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3699" w:author="Unknown"/>
          <w:rFonts w:ascii="inherit" w:hAnsi="inherit"/>
          <w:color w:val="666666"/>
          <w:spacing w:val="8"/>
          <w:sz w:val="23"/>
          <w:szCs w:val="23"/>
        </w:rPr>
      </w:pPr>
      <w:ins w:id="3700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Right click "Tomcat v7.0 Server at localhost [Stopped, Republish]", select "Add and Remove ..."</w:t>
        </w:r>
      </w:ins>
    </w:p>
    <w:p w:rsidR="00FE4689" w:rsidRDefault="00FE4689" w:rsidP="00FE4689">
      <w:pPr>
        <w:numPr>
          <w:ilvl w:val="0"/>
          <w:numId w:val="24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3701" w:author="Unknown"/>
          <w:rFonts w:ascii="inherit" w:hAnsi="inherit"/>
          <w:color w:val="666666"/>
          <w:spacing w:val="8"/>
          <w:sz w:val="23"/>
          <w:szCs w:val="23"/>
        </w:rPr>
      </w:pPr>
      <w:ins w:id="3702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Add SpringMvcUpload project, then Click Finish</w:t>
        </w:r>
      </w:ins>
    </w:p>
    <w:p w:rsidR="00FE4689" w:rsidRDefault="00FE4689" w:rsidP="00FE4689">
      <w:pPr>
        <w:numPr>
          <w:ilvl w:val="0"/>
          <w:numId w:val="24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3703" w:author="Unknown"/>
          <w:rFonts w:ascii="inherit" w:hAnsi="inherit"/>
          <w:color w:val="666666"/>
          <w:spacing w:val="8"/>
          <w:sz w:val="23"/>
          <w:szCs w:val="23"/>
        </w:rPr>
      </w:pPr>
      <w:ins w:id="3704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lastRenderedPageBreak/>
          <w:t>Open server.xml file under Servers Folder</w:t>
        </w:r>
      </w:ins>
    </w:p>
    <w:p w:rsidR="00FE4689" w:rsidRDefault="00FE4689" w:rsidP="00FE4689">
      <w:pPr>
        <w:numPr>
          <w:ilvl w:val="0"/>
          <w:numId w:val="24"/>
        </w:numPr>
        <w:shd w:val="clear" w:color="auto" w:fill="FFFFFF"/>
        <w:spacing w:before="120" w:after="60" w:line="240" w:lineRule="auto"/>
        <w:ind w:left="528" w:firstLine="0"/>
        <w:textAlignment w:val="baseline"/>
        <w:rPr>
          <w:ins w:id="3705" w:author="Unknown"/>
          <w:rFonts w:ascii="inherit" w:hAnsi="inherit"/>
          <w:color w:val="666666"/>
          <w:spacing w:val="8"/>
          <w:sz w:val="23"/>
          <w:szCs w:val="23"/>
        </w:rPr>
      </w:pPr>
      <w:ins w:id="3706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Find line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707" w:author="Unknown"/>
          <w:rFonts w:ascii="Consolas" w:hAnsi="Consolas" w:cs="Consolas"/>
          <w:color w:val="444444"/>
          <w:spacing w:val="8"/>
          <w:sz w:val="15"/>
          <w:szCs w:val="15"/>
        </w:rPr>
      </w:pPr>
      <w:ins w:id="3708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&lt;Context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docBase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"{WORK_LOCATION}\SpringMvcUpload\target\SpringMvcUpload-0.0.1-SNAPSHOT\"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path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"/SpringMvcUpload"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reloadable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"true"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source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"org.eclipse.jst.jee.server:SpringMvcCRUDExample"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/&gt;</w:t>
        </w:r>
      </w:ins>
    </w:p>
    <w:p w:rsidR="00FE4689" w:rsidRDefault="00FE4689" w:rsidP="00FE4689">
      <w:pPr>
        <w:textAlignment w:val="baseline"/>
        <w:rPr>
          <w:ins w:id="3709" w:author="Unknown"/>
          <w:rFonts w:ascii="Roboto" w:hAnsi="Roboto" w:cs="Times New Roman"/>
          <w:color w:val="444444"/>
          <w:spacing w:val="8"/>
          <w:sz w:val="24"/>
          <w:szCs w:val="24"/>
        </w:rPr>
      </w:pPr>
      <w:ins w:id="3710" w:author="Unknown">
        <w:r>
          <w:rPr>
            <w:rFonts w:ascii="Roboto" w:hAnsi="Roboto"/>
            <w:color w:val="444444"/>
            <w:spacing w:val="8"/>
            <w:shd w:val="clear" w:color="auto" w:fill="FFFFFF"/>
          </w:rPr>
          <w:t>Update its as below: </w:t>
        </w:r>
        <w:r>
          <w:rPr>
            <w:rFonts w:ascii="Roboto" w:hAnsi="Roboto"/>
            <w:color w:val="444444"/>
            <w:spacing w:val="8"/>
          </w:rPr>
          <w:br/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711" w:author="Unknown"/>
          <w:rFonts w:ascii="Consolas" w:hAnsi="Consolas" w:cs="Consolas"/>
          <w:color w:val="444444"/>
          <w:spacing w:val="8"/>
          <w:sz w:val="15"/>
          <w:szCs w:val="15"/>
        </w:rPr>
      </w:pPr>
      <w:ins w:id="3712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&lt;Context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docBase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"{WORK_LOCATION}\SpringMvcUpload\target\SpringMvcUpload-0.0.1-SNAPSHOT\"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path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"/SpringMvcUpload"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reloadable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"true"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/&gt;</w:t>
        </w:r>
      </w:ins>
    </w:p>
    <w:p w:rsidR="00FE4689" w:rsidRDefault="00FE4689" w:rsidP="00FE4689">
      <w:pPr>
        <w:pStyle w:val="Heading2"/>
        <w:shd w:val="clear" w:color="auto" w:fill="FFFFFF"/>
        <w:spacing w:before="405" w:beforeAutospacing="0" w:after="405" w:afterAutospacing="0" w:line="223" w:lineRule="atLeast"/>
        <w:textAlignment w:val="baseline"/>
        <w:rPr>
          <w:ins w:id="3713" w:author="Unknown"/>
          <w:rFonts w:ascii="Roboto" w:hAnsi="Roboto"/>
          <w:color w:val="242D36"/>
          <w:spacing w:val="8"/>
          <w:sz w:val="48"/>
          <w:szCs w:val="48"/>
        </w:rPr>
      </w:pPr>
      <w:ins w:id="3714" w:author="Unknown">
        <w:r>
          <w:rPr>
            <w:rFonts w:ascii="Roboto" w:hAnsi="Roboto"/>
            <w:color w:val="242D36"/>
            <w:spacing w:val="8"/>
            <w:sz w:val="48"/>
            <w:szCs w:val="48"/>
          </w:rPr>
          <w:t>Run application &amp; Check result</w:t>
        </w:r>
      </w:ins>
    </w:p>
    <w:p w:rsidR="00FE4689" w:rsidRDefault="00FE4689" w:rsidP="00FE4689">
      <w:pPr>
        <w:textAlignment w:val="baseline"/>
        <w:rPr>
          <w:ins w:id="3715" w:author="Unknown"/>
          <w:rFonts w:ascii="Roboto" w:hAnsi="Roboto"/>
          <w:color w:val="444444"/>
          <w:spacing w:val="8"/>
          <w:sz w:val="24"/>
          <w:szCs w:val="24"/>
        </w:rPr>
      </w:pPr>
      <w:ins w:id="3716" w:author="Unknown">
        <w:r>
          <w:rPr>
            <w:rFonts w:ascii="Roboto" w:hAnsi="Roboto"/>
            <w:color w:val="444444"/>
            <w:spacing w:val="8"/>
            <w:shd w:val="clear" w:color="auto" w:fill="FFFFFF"/>
          </w:rPr>
          <w:t>Start Apache Tomcat from Eclipse IDE.</w:t>
        </w:r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Roboto" w:hAnsi="Roboto"/>
            <w:color w:val="444444"/>
            <w:spacing w:val="8"/>
            <w:shd w:val="clear" w:color="auto" w:fill="FFFFFF"/>
          </w:rPr>
          <w:t>Type the following URLs in browser's address bar to open the upload page from. </w:t>
        </w:r>
        <w:r>
          <w:rPr>
            <w:rFonts w:ascii="Roboto" w:hAnsi="Roboto"/>
            <w:color w:val="444444"/>
            <w:spacing w:val="8"/>
          </w:rPr>
          <w:br/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717" w:author="Unknown"/>
          <w:rFonts w:ascii="Consolas" w:hAnsi="Consolas" w:cs="Consolas"/>
          <w:color w:val="444444"/>
          <w:spacing w:val="8"/>
          <w:sz w:val="15"/>
          <w:szCs w:val="15"/>
        </w:rPr>
      </w:pPr>
      <w:ins w:id="371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http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:</w:t>
        </w:r>
        <w:r>
          <w:rPr>
            <w:rStyle w:val="com"/>
            <w:rFonts w:ascii="Consolas" w:hAnsi="Consolas" w:cs="Consolas"/>
            <w:color w:val="809980"/>
            <w:spacing w:val="8"/>
            <w:sz w:val="15"/>
            <w:szCs w:val="15"/>
            <w:bdr w:val="none" w:sz="0" w:space="0" w:color="auto" w:frame="1"/>
          </w:rPr>
          <w:t>//localhost:8080/SpringMvcUpload/uploadPage</w:t>
        </w:r>
      </w:ins>
    </w:p>
    <w:p w:rsidR="00FE4689" w:rsidRDefault="00FE4689" w:rsidP="00FE4689">
      <w:pPr>
        <w:shd w:val="clear" w:color="auto" w:fill="FFFFFF"/>
        <w:jc w:val="center"/>
        <w:textAlignment w:val="baseline"/>
        <w:rPr>
          <w:ins w:id="3719" w:author="Unknown"/>
          <w:rFonts w:ascii="Roboto" w:hAnsi="Roboto" w:cs="Times New Roman"/>
          <w:color w:val="444444"/>
          <w:spacing w:val="8"/>
          <w:sz w:val="24"/>
          <w:szCs w:val="24"/>
        </w:rPr>
      </w:pPr>
      <w:r>
        <w:rPr>
          <w:rFonts w:ascii="Roboto" w:hAnsi="Roboto"/>
          <w:noProof/>
          <w:color w:val="F45145"/>
          <w:spacing w:val="8"/>
          <w:bdr w:val="none" w:sz="0" w:space="0" w:color="auto" w:frame="1"/>
        </w:rPr>
        <w:drawing>
          <wp:inline distT="0" distB="0" distL="0" distR="0">
            <wp:extent cx="6096000" cy="1653540"/>
            <wp:effectExtent l="0" t="0" r="0" b="3810"/>
            <wp:docPr id="28" name="Picture 28" descr="upload files page">
              <a:hlinkClick xmlns:a="http://schemas.openxmlformats.org/drawingml/2006/main" r:id="rId7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upload files page">
                      <a:hlinkClick r:id="rId7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689" w:rsidRDefault="00FE4689" w:rsidP="00FE4689">
      <w:pPr>
        <w:textAlignment w:val="baseline"/>
        <w:rPr>
          <w:ins w:id="3720" w:author="Unknown"/>
          <w:rFonts w:ascii="Roboto" w:hAnsi="Roboto"/>
          <w:color w:val="444444"/>
          <w:spacing w:val="8"/>
        </w:rPr>
      </w:pPr>
      <w:ins w:id="3721" w:author="Unknown">
        <w:r>
          <w:rPr>
            <w:rFonts w:ascii="Roboto" w:hAnsi="Roboto"/>
            <w:color w:val="444444"/>
            <w:spacing w:val="8"/>
            <w:shd w:val="clear" w:color="auto" w:fill="FFFFFF"/>
          </w:rPr>
          <w:t>No file choose</w:t>
        </w:r>
      </w:ins>
    </w:p>
    <w:p w:rsidR="00FE4689" w:rsidRDefault="00FE4689" w:rsidP="00FE4689">
      <w:pPr>
        <w:shd w:val="clear" w:color="auto" w:fill="FFFFFF"/>
        <w:jc w:val="center"/>
        <w:textAlignment w:val="baseline"/>
        <w:rPr>
          <w:ins w:id="3722" w:author="Unknown"/>
          <w:rFonts w:ascii="Roboto" w:hAnsi="Roboto"/>
          <w:color w:val="444444"/>
          <w:spacing w:val="8"/>
        </w:rPr>
      </w:pPr>
      <w:r>
        <w:rPr>
          <w:rFonts w:ascii="Roboto" w:hAnsi="Roboto"/>
          <w:noProof/>
          <w:color w:val="F45145"/>
          <w:spacing w:val="8"/>
          <w:bdr w:val="none" w:sz="0" w:space="0" w:color="auto" w:frame="1"/>
        </w:rPr>
        <w:drawing>
          <wp:inline distT="0" distB="0" distL="0" distR="0">
            <wp:extent cx="6096000" cy="1310640"/>
            <wp:effectExtent l="0" t="0" r="0" b="3810"/>
            <wp:docPr id="27" name="Picture 27" descr="No file choose">
              <a:hlinkClick xmlns:a="http://schemas.openxmlformats.org/drawingml/2006/main" r:id="rId7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No file choose">
                      <a:hlinkClick r:id="rId7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689" w:rsidRDefault="00FE4689" w:rsidP="00FE4689">
      <w:pPr>
        <w:textAlignment w:val="baseline"/>
        <w:rPr>
          <w:ins w:id="3723" w:author="Unknown"/>
          <w:rFonts w:ascii="Roboto" w:hAnsi="Roboto"/>
          <w:color w:val="444444"/>
          <w:spacing w:val="8"/>
        </w:rPr>
      </w:pPr>
      <w:ins w:id="3724" w:author="Unknown">
        <w:r>
          <w:rPr>
            <w:rFonts w:ascii="Roboto" w:hAnsi="Roboto"/>
            <w:color w:val="444444"/>
            <w:spacing w:val="8"/>
            <w:shd w:val="clear" w:color="auto" w:fill="FFFFFF"/>
          </w:rPr>
          <w:t>Files uploaded sucessfully</w:t>
        </w:r>
      </w:ins>
    </w:p>
    <w:p w:rsidR="00FE4689" w:rsidRDefault="00FE4689" w:rsidP="00FE4689">
      <w:pPr>
        <w:shd w:val="clear" w:color="auto" w:fill="FFFFFF"/>
        <w:jc w:val="center"/>
        <w:textAlignment w:val="baseline"/>
        <w:rPr>
          <w:ins w:id="3725" w:author="Unknown"/>
          <w:rFonts w:ascii="Roboto" w:hAnsi="Roboto"/>
          <w:color w:val="444444"/>
          <w:spacing w:val="8"/>
        </w:rPr>
      </w:pPr>
      <w:r>
        <w:rPr>
          <w:rFonts w:ascii="Roboto" w:hAnsi="Roboto"/>
          <w:noProof/>
          <w:color w:val="F45145"/>
          <w:spacing w:val="8"/>
          <w:bdr w:val="none" w:sz="0" w:space="0" w:color="auto" w:frame="1"/>
        </w:rPr>
        <w:lastRenderedPageBreak/>
        <w:drawing>
          <wp:inline distT="0" distB="0" distL="0" distR="0">
            <wp:extent cx="6096000" cy="1996440"/>
            <wp:effectExtent l="0" t="0" r="0" b="3810"/>
            <wp:docPr id="26" name="Picture 26" descr="upload files page successfully">
              <a:hlinkClick xmlns:a="http://schemas.openxmlformats.org/drawingml/2006/main" r:id="rId8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upload files page successfully">
                      <a:hlinkClick r:id="rId8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3B1" w:rsidRDefault="00FE4689" w:rsidP="00FE4689">
      <w:pPr>
        <w:rPr>
          <w:rFonts w:ascii="inherit" w:hAnsi="inherit"/>
          <w:color w:val="666666"/>
          <w:spacing w:val="8"/>
          <w:sz w:val="23"/>
          <w:szCs w:val="23"/>
        </w:rPr>
      </w:pPr>
      <w:ins w:id="3726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fldChar w:fldCharType="begin"/>
        </w:r>
        <w:r>
          <w:rPr>
            <w:rFonts w:ascii="inherit" w:hAnsi="inherit"/>
            <w:color w:val="666666"/>
            <w:spacing w:val="8"/>
            <w:sz w:val="23"/>
            <w:szCs w:val="23"/>
          </w:rPr>
          <w:instrText xml:space="preserve"> HYPERLINK "https://twitter.com/share?url=https://www.jackrutorial.com/2018/05/spring-mvc-multipart-file-upload-example.html" \o "Twitter Tweet" \t "_blank" </w:instrText>
        </w:r>
        <w:r>
          <w:rPr>
            <w:rFonts w:ascii="inherit" w:hAnsi="inherit"/>
            <w:color w:val="666666"/>
            <w:spacing w:val="8"/>
            <w:sz w:val="23"/>
            <w:szCs w:val="23"/>
          </w:rPr>
          <w:fldChar w:fldCharType="separate"/>
        </w:r>
        <w:r>
          <w:rPr>
            <w:rFonts w:ascii="Roboto" w:hAnsi="Roboto"/>
            <w:b/>
            <w:bCs/>
            <w:color w:val="FFFFFF"/>
            <w:spacing w:val="8"/>
            <w:sz w:val="20"/>
            <w:szCs w:val="20"/>
            <w:bdr w:val="none" w:sz="0" w:space="0" w:color="auto" w:frame="1"/>
            <w:shd w:val="clear" w:color="auto" w:fill="55ACEE"/>
          </w:rPr>
          <w:br/>
        </w:r>
        <w:r>
          <w:rPr>
            <w:rFonts w:ascii="inherit" w:hAnsi="inherit"/>
            <w:color w:val="666666"/>
            <w:spacing w:val="8"/>
            <w:sz w:val="23"/>
            <w:szCs w:val="23"/>
          </w:rPr>
          <w:fldChar w:fldCharType="end"/>
        </w:r>
      </w:ins>
    </w:p>
    <w:p w:rsidR="00FE4689" w:rsidRDefault="00FE4689" w:rsidP="00FE4689">
      <w:pPr>
        <w:rPr>
          <w:rFonts w:ascii="inherit" w:hAnsi="inherit"/>
          <w:color w:val="666666"/>
          <w:spacing w:val="8"/>
          <w:sz w:val="23"/>
          <w:szCs w:val="23"/>
        </w:rPr>
      </w:pPr>
    </w:p>
    <w:p w:rsidR="00FE4689" w:rsidRDefault="00FE4689" w:rsidP="00FE4689">
      <w:pPr>
        <w:rPr>
          <w:rFonts w:ascii="inherit" w:hAnsi="inherit"/>
          <w:color w:val="666666"/>
          <w:spacing w:val="8"/>
          <w:sz w:val="23"/>
          <w:szCs w:val="23"/>
        </w:rPr>
      </w:pPr>
    </w:p>
    <w:p w:rsidR="00FE4689" w:rsidRDefault="00FE4689" w:rsidP="00FE4689">
      <w:pPr>
        <w:pStyle w:val="Heading1"/>
        <w:spacing w:before="0" w:after="225"/>
        <w:textAlignment w:val="baseline"/>
        <w:rPr>
          <w:rFonts w:ascii="Roboto" w:hAnsi="Roboto" w:cs="Arial"/>
          <w:b w:val="0"/>
          <w:bCs w:val="0"/>
          <w:color w:val="2D2D2D"/>
          <w:sz w:val="45"/>
          <w:szCs w:val="45"/>
        </w:rPr>
      </w:pPr>
      <w:r>
        <w:rPr>
          <w:rFonts w:ascii="Roboto" w:hAnsi="Roboto" w:cs="Arial"/>
          <w:b w:val="0"/>
          <w:bCs w:val="0"/>
          <w:color w:val="2D2D2D"/>
          <w:sz w:val="45"/>
          <w:szCs w:val="45"/>
        </w:rPr>
        <w:t>Generate Excel file And PDF file in Spring 4 MVC Using Apache POI, iText Pdf Tutorial</w:t>
      </w:r>
    </w:p>
    <w:p w:rsidR="00FE4689" w:rsidRDefault="00FE4689" w:rsidP="00FE4689">
      <w:pPr>
        <w:spacing w:line="413" w:lineRule="atLeast"/>
        <w:textAlignment w:val="baseline"/>
        <w:rPr>
          <w:rFonts w:ascii="Arial" w:hAnsi="Arial" w:cs="Arial"/>
          <w:color w:val="999999"/>
          <w:sz w:val="17"/>
          <w:szCs w:val="17"/>
        </w:rPr>
      </w:pPr>
      <w:r>
        <w:rPr>
          <w:rStyle w:val="label-info"/>
          <w:rFonts w:ascii="Arial" w:hAnsi="Arial" w:cs="Arial"/>
          <w:color w:val="999999"/>
          <w:sz w:val="17"/>
          <w:szCs w:val="17"/>
          <w:bdr w:val="none" w:sz="0" w:space="0" w:color="auto" w:frame="1"/>
        </w:rPr>
        <w:t>In </w:t>
      </w:r>
      <w:hyperlink r:id="rId82" w:history="1">
        <w:r>
          <w:rPr>
            <w:rStyle w:val="Hyperlink"/>
            <w:rFonts w:ascii="Arial" w:hAnsi="Arial" w:cs="Arial"/>
            <w:color w:val="F45145"/>
            <w:sz w:val="18"/>
            <w:szCs w:val="18"/>
            <w:bdr w:val="none" w:sz="0" w:space="0" w:color="auto" w:frame="1"/>
          </w:rPr>
          <w:t>Apache Poi</w:t>
        </w:r>
      </w:hyperlink>
      <w:r>
        <w:rPr>
          <w:rStyle w:val="label-info"/>
          <w:rFonts w:ascii="Arial" w:hAnsi="Arial" w:cs="Arial"/>
          <w:color w:val="999999"/>
          <w:sz w:val="17"/>
          <w:szCs w:val="17"/>
          <w:bdr w:val="none" w:sz="0" w:space="0" w:color="auto" w:frame="1"/>
        </w:rPr>
        <w:t> </w:t>
      </w:r>
      <w:hyperlink r:id="rId83" w:history="1">
        <w:r>
          <w:rPr>
            <w:rStyle w:val="Hyperlink"/>
            <w:rFonts w:ascii="Arial" w:hAnsi="Arial" w:cs="Arial"/>
            <w:color w:val="F45145"/>
            <w:sz w:val="18"/>
            <w:szCs w:val="18"/>
            <w:bdr w:val="none" w:sz="0" w:space="0" w:color="auto" w:frame="1"/>
          </w:rPr>
          <w:t>Export Excel File</w:t>
        </w:r>
      </w:hyperlink>
      <w:r>
        <w:rPr>
          <w:rStyle w:val="time-info"/>
          <w:rFonts w:ascii="Arial" w:hAnsi="Arial" w:cs="Arial"/>
          <w:color w:val="999999"/>
          <w:sz w:val="17"/>
          <w:szCs w:val="17"/>
          <w:bdr w:val="none" w:sz="0" w:space="0" w:color="auto" w:frame="1"/>
        </w:rPr>
        <w:t>Published On </w:t>
      </w:r>
      <w:hyperlink r:id="rId84" w:tooltip="permanent link" w:history="1">
        <w:r>
          <w:rPr>
            <w:rStyle w:val="Hyperlink"/>
            <w:rFonts w:ascii="Arial" w:hAnsi="Arial" w:cs="Arial"/>
            <w:color w:val="F45145"/>
            <w:sz w:val="17"/>
            <w:szCs w:val="17"/>
            <w:bdr w:val="none" w:sz="0" w:space="0" w:color="auto" w:frame="1"/>
          </w:rPr>
          <w:t>February 13, 2018</w:t>
        </w:r>
      </w:hyperlink>
    </w:p>
    <w:p w:rsidR="00FE4689" w:rsidRDefault="00FE4689" w:rsidP="00FE4689">
      <w:pPr>
        <w:pStyle w:val="Heading2"/>
        <w:spacing w:before="405" w:beforeAutospacing="0" w:after="405" w:afterAutospacing="0" w:line="223" w:lineRule="atLeast"/>
        <w:textAlignment w:val="baseline"/>
        <w:rPr>
          <w:rFonts w:ascii="Roboto" w:hAnsi="Roboto"/>
          <w:color w:val="242D36"/>
          <w:spacing w:val="8"/>
          <w:sz w:val="48"/>
          <w:szCs w:val="48"/>
        </w:rPr>
      </w:pPr>
      <w:r>
        <w:rPr>
          <w:rFonts w:ascii="Roboto" w:hAnsi="Roboto"/>
          <w:color w:val="242D36"/>
          <w:spacing w:val="8"/>
          <w:sz w:val="48"/>
          <w:szCs w:val="48"/>
        </w:rPr>
        <w:t>Overview</w:t>
      </w:r>
    </w:p>
    <w:p w:rsidR="00FE4689" w:rsidRDefault="00FE4689" w:rsidP="00FE4689">
      <w:pPr>
        <w:textAlignment w:val="baseline"/>
        <w:rPr>
          <w:rFonts w:ascii="Roboto" w:hAnsi="Roboto"/>
          <w:color w:val="444444"/>
          <w:spacing w:val="8"/>
          <w:sz w:val="24"/>
          <w:szCs w:val="24"/>
        </w:rPr>
      </w:pPr>
      <w:r>
        <w:rPr>
          <w:rFonts w:ascii="Roboto" w:hAnsi="Roboto"/>
          <w:color w:val="444444"/>
          <w:spacing w:val="8"/>
        </w:rPr>
        <w:t>In this tutorial, we show you how to create a simple with Spring 4 MVC to generate Excel file And PDF file with Eclipse Maven, apache poi, itex.</w:t>
      </w:r>
      <w:r>
        <w:rPr>
          <w:rFonts w:ascii="Roboto" w:hAnsi="Roboto"/>
          <w:color w:val="444444"/>
          <w:spacing w:val="8"/>
        </w:rPr>
        <w:br/>
      </w:r>
    </w:p>
    <w:p w:rsidR="00FE4689" w:rsidRDefault="00FE4689" w:rsidP="00FE4689">
      <w:pPr>
        <w:jc w:val="center"/>
        <w:textAlignment w:val="baseline"/>
        <w:rPr>
          <w:rFonts w:ascii="Roboto" w:hAnsi="Roboto"/>
          <w:color w:val="444444"/>
          <w:spacing w:val="8"/>
        </w:rPr>
      </w:pPr>
      <w:r>
        <w:rPr>
          <w:rFonts w:ascii="Roboto" w:hAnsi="Roboto"/>
          <w:noProof/>
          <w:color w:val="F45145"/>
          <w:spacing w:val="8"/>
          <w:bdr w:val="none" w:sz="0" w:space="0" w:color="auto" w:frame="1"/>
        </w:rPr>
        <w:lastRenderedPageBreak/>
        <w:drawing>
          <wp:inline distT="0" distB="0" distL="0" distR="0">
            <wp:extent cx="6096000" cy="3657600"/>
            <wp:effectExtent l="0" t="0" r="0" b="0"/>
            <wp:docPr id="37" name="Picture 37" descr="Generate Excel file And PDF file in Spring 4 MVC">
              <a:hlinkClick xmlns:a="http://schemas.openxmlformats.org/drawingml/2006/main" r:id="rId8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Generate Excel file And PDF file in Spring 4 MVC">
                      <a:hlinkClick r:id="rId8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689" w:rsidRDefault="00FE4689" w:rsidP="00FE4689">
      <w:pPr>
        <w:textAlignment w:val="baseline"/>
        <w:rPr>
          <w:rFonts w:ascii="Roboto" w:hAnsi="Roboto"/>
          <w:color w:val="444444"/>
          <w:spacing w:val="8"/>
        </w:rPr>
      </w:pPr>
      <w:r>
        <w:rPr>
          <w:rFonts w:ascii="Roboto" w:hAnsi="Roboto"/>
          <w:color w:val="444444"/>
          <w:spacing w:val="8"/>
        </w:rPr>
        <w:br/>
      </w:r>
      <w:r>
        <w:rPr>
          <w:rFonts w:ascii="inherit" w:hAnsi="inherit"/>
          <w:b/>
          <w:bCs/>
          <w:i/>
          <w:iCs/>
          <w:color w:val="444444"/>
          <w:spacing w:val="8"/>
          <w:bdr w:val="none" w:sz="0" w:space="0" w:color="auto" w:frame="1"/>
        </w:rPr>
        <w:t>Follow the steps mentioned below to develop this application</w:t>
      </w:r>
      <w:r>
        <w:rPr>
          <w:rFonts w:ascii="Roboto" w:hAnsi="Roboto"/>
          <w:color w:val="444444"/>
          <w:spacing w:val="8"/>
        </w:rPr>
        <w:br/>
      </w:r>
      <w:r>
        <w:rPr>
          <w:rFonts w:ascii="Roboto" w:hAnsi="Roboto"/>
          <w:color w:val="444444"/>
          <w:spacing w:val="8"/>
        </w:rPr>
        <w:br/>
      </w:r>
    </w:p>
    <w:p w:rsidR="00FE4689" w:rsidRDefault="00FE4689" w:rsidP="00FE4689">
      <w:pPr>
        <w:pStyle w:val="Heading2"/>
        <w:spacing w:before="0" w:beforeAutospacing="0" w:after="0" w:afterAutospacing="0" w:line="223" w:lineRule="atLeast"/>
        <w:textAlignment w:val="baseline"/>
        <w:rPr>
          <w:rFonts w:ascii="Roboto" w:hAnsi="Roboto"/>
          <w:color w:val="242D36"/>
          <w:spacing w:val="8"/>
          <w:sz w:val="48"/>
          <w:szCs w:val="48"/>
        </w:rPr>
      </w:pPr>
      <w:r>
        <w:rPr>
          <w:rFonts w:ascii="inherit" w:hAnsi="inherit"/>
          <w:color w:val="242D36"/>
          <w:spacing w:val="8"/>
          <w:bdr w:val="none" w:sz="0" w:space="0" w:color="auto" w:frame="1"/>
        </w:rPr>
        <w:t>Watch Tutorial</w:t>
      </w:r>
    </w:p>
    <w:p w:rsidR="00FE4689" w:rsidRDefault="00FE4689" w:rsidP="00FE4689">
      <w:pPr>
        <w:textAlignment w:val="baseline"/>
        <w:rPr>
          <w:rFonts w:ascii="Roboto" w:hAnsi="Roboto"/>
          <w:color w:val="444444"/>
          <w:spacing w:val="8"/>
          <w:sz w:val="24"/>
          <w:szCs w:val="24"/>
        </w:rPr>
      </w:pPr>
    </w:p>
    <w:p w:rsidR="00FE4689" w:rsidRDefault="00FE4689" w:rsidP="00FE4689">
      <w:pPr>
        <w:textAlignment w:val="baseline"/>
        <w:rPr>
          <w:rFonts w:ascii="Roboto" w:hAnsi="Roboto"/>
          <w:color w:val="444444"/>
          <w:spacing w:val="8"/>
        </w:rPr>
      </w:pPr>
      <w:r>
        <w:rPr>
          <w:rFonts w:ascii="Roboto" w:hAnsi="Roboto"/>
          <w:color w:val="444444"/>
          <w:spacing w:val="8"/>
        </w:rPr>
        <w:br/>
      </w:r>
      <w:r>
        <w:rPr>
          <w:rFonts w:ascii="Roboto" w:hAnsi="Roboto"/>
          <w:color w:val="444444"/>
          <w:spacing w:val="8"/>
        </w:rPr>
        <w:br/>
      </w:r>
    </w:p>
    <w:p w:rsidR="00FE4689" w:rsidRDefault="00FE4689" w:rsidP="00FE4689">
      <w:pPr>
        <w:pStyle w:val="Heading2"/>
        <w:spacing w:before="0" w:beforeAutospacing="0" w:after="0" w:afterAutospacing="0" w:line="223" w:lineRule="atLeast"/>
        <w:textAlignment w:val="baseline"/>
        <w:rPr>
          <w:rFonts w:ascii="Roboto" w:hAnsi="Roboto"/>
          <w:color w:val="242D36"/>
          <w:spacing w:val="8"/>
          <w:sz w:val="48"/>
          <w:szCs w:val="48"/>
        </w:rPr>
      </w:pPr>
      <w:r>
        <w:rPr>
          <w:rFonts w:ascii="inherit" w:hAnsi="inherit"/>
          <w:color w:val="242D36"/>
          <w:spacing w:val="8"/>
          <w:bdr w:val="none" w:sz="0" w:space="0" w:color="auto" w:frame="1"/>
        </w:rPr>
        <w:t>Project Structure</w:t>
      </w:r>
    </w:p>
    <w:p w:rsidR="00FE4689" w:rsidRDefault="00FE4689" w:rsidP="00FE4689">
      <w:pPr>
        <w:spacing w:after="240"/>
        <w:textAlignment w:val="baseline"/>
        <w:rPr>
          <w:rFonts w:ascii="Roboto" w:hAnsi="Roboto"/>
          <w:color w:val="444444"/>
          <w:spacing w:val="8"/>
          <w:sz w:val="24"/>
          <w:szCs w:val="24"/>
        </w:rPr>
      </w:pPr>
      <w:r>
        <w:rPr>
          <w:rFonts w:ascii="Roboto" w:hAnsi="Roboto"/>
          <w:color w:val="444444"/>
          <w:spacing w:val="8"/>
        </w:rPr>
        <w:t>The following screenshot shows final structure of the project.</w:t>
      </w:r>
    </w:p>
    <w:p w:rsidR="00FE4689" w:rsidRDefault="00FE4689" w:rsidP="00FE4689">
      <w:pPr>
        <w:spacing w:after="0"/>
        <w:jc w:val="center"/>
        <w:textAlignment w:val="baseline"/>
        <w:rPr>
          <w:rFonts w:ascii="Roboto" w:hAnsi="Roboto"/>
          <w:color w:val="444444"/>
          <w:spacing w:val="8"/>
        </w:rPr>
      </w:pPr>
      <w:r>
        <w:rPr>
          <w:rFonts w:ascii="Roboto" w:hAnsi="Roboto"/>
          <w:noProof/>
          <w:color w:val="F45145"/>
          <w:spacing w:val="8"/>
          <w:bdr w:val="none" w:sz="0" w:space="0" w:color="auto" w:frame="1"/>
        </w:rPr>
        <w:lastRenderedPageBreak/>
        <w:drawing>
          <wp:inline distT="0" distB="0" distL="0" distR="0">
            <wp:extent cx="3870960" cy="6096000"/>
            <wp:effectExtent l="0" t="0" r="0" b="0"/>
            <wp:docPr id="36" name="Picture 36" descr="Project Structure Spring Mvc Export File Example">
              <a:hlinkClick xmlns:a="http://schemas.openxmlformats.org/drawingml/2006/main" r:id="rId8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Project Structure Spring Mvc Export File Example">
                      <a:hlinkClick r:id="rId8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689" w:rsidRDefault="00FE4689" w:rsidP="00FE4689">
      <w:pPr>
        <w:textAlignment w:val="baseline"/>
        <w:rPr>
          <w:rFonts w:ascii="Roboto" w:hAnsi="Roboto"/>
          <w:color w:val="444444"/>
          <w:spacing w:val="8"/>
        </w:rPr>
      </w:pPr>
      <w:r>
        <w:rPr>
          <w:rFonts w:ascii="Roboto" w:hAnsi="Roboto"/>
          <w:color w:val="444444"/>
          <w:spacing w:val="8"/>
        </w:rPr>
        <w:br/>
      </w:r>
      <w:r>
        <w:rPr>
          <w:rFonts w:ascii="Roboto" w:hAnsi="Roboto"/>
          <w:color w:val="444444"/>
          <w:spacing w:val="8"/>
        </w:rPr>
        <w:br/>
      </w:r>
    </w:p>
    <w:p w:rsidR="00FE4689" w:rsidRDefault="00FE4689" w:rsidP="00FE4689">
      <w:pPr>
        <w:pStyle w:val="Heading2"/>
        <w:spacing w:before="0" w:beforeAutospacing="0" w:after="0" w:afterAutospacing="0" w:line="223" w:lineRule="atLeast"/>
        <w:textAlignment w:val="baseline"/>
        <w:rPr>
          <w:rFonts w:ascii="Roboto" w:hAnsi="Roboto"/>
          <w:color w:val="242D36"/>
          <w:spacing w:val="8"/>
          <w:sz w:val="48"/>
          <w:szCs w:val="48"/>
        </w:rPr>
      </w:pPr>
      <w:r>
        <w:rPr>
          <w:rFonts w:ascii="inherit" w:hAnsi="inherit"/>
          <w:color w:val="242D36"/>
          <w:spacing w:val="8"/>
          <w:bdr w:val="none" w:sz="0" w:space="0" w:color="auto" w:frame="1"/>
        </w:rPr>
        <w:t>Create Maven Project</w:t>
      </w:r>
    </w:p>
    <w:p w:rsidR="00FE4689" w:rsidRDefault="00FE4689" w:rsidP="00FE4689">
      <w:pPr>
        <w:numPr>
          <w:ilvl w:val="0"/>
          <w:numId w:val="26"/>
        </w:numPr>
        <w:spacing w:before="120" w:after="60" w:line="240" w:lineRule="auto"/>
        <w:ind w:left="528" w:firstLine="0"/>
        <w:textAlignment w:val="baseline"/>
        <w:rPr>
          <w:rFonts w:ascii="inherit" w:hAnsi="inherit"/>
          <w:color w:val="666666"/>
          <w:spacing w:val="8"/>
          <w:sz w:val="23"/>
          <w:szCs w:val="23"/>
        </w:rPr>
      </w:pPr>
      <w:r>
        <w:rPr>
          <w:rFonts w:ascii="inherit" w:hAnsi="inherit"/>
          <w:color w:val="666666"/>
          <w:spacing w:val="8"/>
          <w:sz w:val="23"/>
          <w:szCs w:val="23"/>
        </w:rPr>
        <w:t>Launch Eclipse IDE.</w:t>
      </w:r>
    </w:p>
    <w:p w:rsidR="00FE4689" w:rsidRDefault="00FE4689" w:rsidP="00FE4689">
      <w:pPr>
        <w:numPr>
          <w:ilvl w:val="0"/>
          <w:numId w:val="26"/>
        </w:numPr>
        <w:spacing w:before="120" w:after="60" w:line="240" w:lineRule="auto"/>
        <w:ind w:left="528" w:firstLine="0"/>
        <w:textAlignment w:val="baseline"/>
        <w:rPr>
          <w:rFonts w:ascii="inherit" w:hAnsi="inherit"/>
          <w:color w:val="666666"/>
          <w:spacing w:val="8"/>
          <w:sz w:val="23"/>
          <w:szCs w:val="23"/>
        </w:rPr>
      </w:pPr>
      <w:r>
        <w:rPr>
          <w:rFonts w:ascii="inherit" w:hAnsi="inherit"/>
          <w:color w:val="666666"/>
          <w:spacing w:val="8"/>
          <w:sz w:val="23"/>
          <w:szCs w:val="23"/>
        </w:rPr>
        <w:t>Go to File-&gt; New-&gt; Others... Select Maven Project under Maven category then click Next.</w:t>
      </w:r>
    </w:p>
    <w:p w:rsidR="00FE4689" w:rsidRDefault="00FE4689" w:rsidP="00FE4689">
      <w:pPr>
        <w:numPr>
          <w:ilvl w:val="0"/>
          <w:numId w:val="26"/>
        </w:numPr>
        <w:spacing w:before="120" w:after="60" w:line="240" w:lineRule="auto"/>
        <w:ind w:left="528" w:firstLine="0"/>
        <w:textAlignment w:val="baseline"/>
        <w:rPr>
          <w:rFonts w:ascii="inherit" w:hAnsi="inherit"/>
          <w:color w:val="666666"/>
          <w:spacing w:val="8"/>
          <w:sz w:val="23"/>
          <w:szCs w:val="23"/>
        </w:rPr>
      </w:pPr>
      <w:r>
        <w:rPr>
          <w:rFonts w:ascii="inherit" w:hAnsi="inherit"/>
          <w:color w:val="666666"/>
          <w:spacing w:val="8"/>
          <w:sz w:val="23"/>
          <w:szCs w:val="23"/>
        </w:rPr>
        <w:t>In New Maven Project wizard, select "Create a simpel project(skip archetype selection)" and click on Next</w:t>
      </w:r>
    </w:p>
    <w:p w:rsidR="00FE4689" w:rsidRDefault="00FE4689" w:rsidP="00FE4689">
      <w:pPr>
        <w:numPr>
          <w:ilvl w:val="0"/>
          <w:numId w:val="26"/>
        </w:numPr>
        <w:spacing w:after="0" w:line="240" w:lineRule="auto"/>
        <w:ind w:left="528" w:firstLine="0"/>
        <w:textAlignment w:val="baseline"/>
        <w:rPr>
          <w:rFonts w:ascii="inherit" w:hAnsi="inherit"/>
          <w:color w:val="666666"/>
          <w:spacing w:val="8"/>
          <w:sz w:val="23"/>
          <w:szCs w:val="23"/>
        </w:rPr>
      </w:pPr>
      <w:r>
        <w:rPr>
          <w:rFonts w:ascii="inherit" w:hAnsi="inherit"/>
          <w:color w:val="666666"/>
          <w:spacing w:val="8"/>
          <w:sz w:val="23"/>
          <w:szCs w:val="23"/>
        </w:rPr>
        <w:lastRenderedPageBreak/>
        <w:t>In next wizard, type "</w:t>
      </w:r>
      <w:r>
        <w:rPr>
          <w:rFonts w:ascii="inherit" w:hAnsi="inherit"/>
          <w:b/>
          <w:bCs/>
          <w:i/>
          <w:iCs/>
          <w:color w:val="666666"/>
          <w:spacing w:val="8"/>
          <w:sz w:val="23"/>
          <w:szCs w:val="23"/>
          <w:bdr w:val="none" w:sz="0" w:space="0" w:color="auto" w:frame="1"/>
        </w:rPr>
        <w:t>com.jackrutorial</w:t>
      </w:r>
      <w:r>
        <w:rPr>
          <w:rFonts w:ascii="inherit" w:hAnsi="inherit"/>
          <w:color w:val="666666"/>
          <w:spacing w:val="8"/>
          <w:sz w:val="23"/>
          <w:szCs w:val="23"/>
        </w:rPr>
        <w:t>" in the "Group ID:" field</w:t>
      </w:r>
    </w:p>
    <w:p w:rsidR="00FE4689" w:rsidRDefault="00FE4689" w:rsidP="00FE4689">
      <w:pPr>
        <w:numPr>
          <w:ilvl w:val="0"/>
          <w:numId w:val="26"/>
        </w:numPr>
        <w:spacing w:after="0" w:line="240" w:lineRule="auto"/>
        <w:ind w:left="528" w:firstLine="0"/>
        <w:textAlignment w:val="baseline"/>
        <w:rPr>
          <w:rFonts w:ascii="inherit" w:hAnsi="inherit"/>
          <w:color w:val="666666"/>
          <w:spacing w:val="8"/>
          <w:sz w:val="23"/>
          <w:szCs w:val="23"/>
        </w:rPr>
      </w:pPr>
      <w:r>
        <w:rPr>
          <w:rFonts w:ascii="inherit" w:hAnsi="inherit"/>
          <w:color w:val="666666"/>
          <w:spacing w:val="8"/>
          <w:sz w:val="23"/>
          <w:szCs w:val="23"/>
        </w:rPr>
        <w:t>Type "</w:t>
      </w:r>
      <w:r>
        <w:rPr>
          <w:rFonts w:ascii="inherit" w:hAnsi="inherit"/>
          <w:b/>
          <w:bCs/>
          <w:i/>
          <w:iCs/>
          <w:color w:val="666666"/>
          <w:spacing w:val="8"/>
          <w:sz w:val="23"/>
          <w:szCs w:val="23"/>
          <w:bdr w:val="none" w:sz="0" w:space="0" w:color="auto" w:frame="1"/>
        </w:rPr>
        <w:t>SpringMvcExportFileExample</w:t>
      </w:r>
      <w:r>
        <w:rPr>
          <w:rFonts w:ascii="inherit" w:hAnsi="inherit"/>
          <w:color w:val="666666"/>
          <w:spacing w:val="8"/>
          <w:sz w:val="23"/>
          <w:szCs w:val="23"/>
        </w:rPr>
        <w:t>" in the "Artifact Id:" field</w:t>
      </w:r>
    </w:p>
    <w:p w:rsidR="00FE4689" w:rsidRDefault="00FE4689" w:rsidP="00FE4689">
      <w:pPr>
        <w:numPr>
          <w:ilvl w:val="0"/>
          <w:numId w:val="26"/>
        </w:numPr>
        <w:spacing w:before="120" w:after="60" w:line="240" w:lineRule="auto"/>
        <w:ind w:left="528" w:firstLine="0"/>
        <w:textAlignment w:val="baseline"/>
        <w:rPr>
          <w:rFonts w:ascii="inherit" w:hAnsi="inherit"/>
          <w:color w:val="666666"/>
          <w:spacing w:val="8"/>
          <w:sz w:val="23"/>
          <w:szCs w:val="23"/>
        </w:rPr>
      </w:pPr>
      <w:r>
        <w:rPr>
          <w:rFonts w:ascii="inherit" w:hAnsi="inherit"/>
          <w:color w:val="666666"/>
          <w:spacing w:val="8"/>
          <w:sz w:val="23"/>
          <w:szCs w:val="23"/>
        </w:rPr>
        <w:t>Packaging -&gt; War</w:t>
      </w:r>
    </w:p>
    <w:p w:rsidR="00FE4689" w:rsidRDefault="00FE4689" w:rsidP="00FE4689">
      <w:pPr>
        <w:numPr>
          <w:ilvl w:val="0"/>
          <w:numId w:val="26"/>
        </w:numPr>
        <w:spacing w:before="120" w:after="60" w:line="240" w:lineRule="auto"/>
        <w:ind w:left="528" w:firstLine="0"/>
        <w:textAlignment w:val="baseline"/>
        <w:rPr>
          <w:rFonts w:ascii="inherit" w:hAnsi="inherit"/>
          <w:color w:val="666666"/>
          <w:spacing w:val="8"/>
          <w:sz w:val="23"/>
          <w:szCs w:val="23"/>
        </w:rPr>
      </w:pPr>
      <w:r>
        <w:rPr>
          <w:rFonts w:ascii="inherit" w:hAnsi="inherit"/>
          <w:color w:val="666666"/>
          <w:spacing w:val="8"/>
          <w:sz w:val="23"/>
          <w:szCs w:val="23"/>
        </w:rPr>
        <w:t>Click Finish</w:t>
      </w:r>
    </w:p>
    <w:p w:rsidR="00FE4689" w:rsidRDefault="00FE4689" w:rsidP="00FE4689">
      <w:pPr>
        <w:spacing w:after="0"/>
        <w:textAlignment w:val="baseline"/>
        <w:rPr>
          <w:rFonts w:ascii="Roboto" w:hAnsi="Roboto"/>
          <w:color w:val="444444"/>
          <w:spacing w:val="8"/>
          <w:sz w:val="24"/>
          <w:szCs w:val="24"/>
        </w:rPr>
      </w:pPr>
      <w:r>
        <w:rPr>
          <w:rFonts w:ascii="Roboto" w:hAnsi="Roboto"/>
          <w:color w:val="444444"/>
          <w:spacing w:val="8"/>
        </w:rPr>
        <w:br/>
      </w:r>
    </w:p>
    <w:p w:rsidR="00FE4689" w:rsidRDefault="00FE4689" w:rsidP="00FE4689">
      <w:pPr>
        <w:pStyle w:val="Heading2"/>
        <w:spacing w:before="405" w:beforeAutospacing="0" w:after="405" w:afterAutospacing="0" w:line="223" w:lineRule="atLeast"/>
        <w:textAlignment w:val="baseline"/>
        <w:rPr>
          <w:rFonts w:ascii="Roboto" w:hAnsi="Roboto"/>
          <w:color w:val="242D36"/>
          <w:spacing w:val="8"/>
          <w:sz w:val="48"/>
          <w:szCs w:val="48"/>
        </w:rPr>
      </w:pPr>
      <w:r>
        <w:rPr>
          <w:rFonts w:ascii="Roboto" w:hAnsi="Roboto"/>
          <w:color w:val="242D36"/>
          <w:spacing w:val="8"/>
          <w:sz w:val="48"/>
          <w:szCs w:val="48"/>
        </w:rPr>
        <w:t>Maven Dependencies</w:t>
      </w:r>
    </w:p>
    <w:p w:rsidR="00FE4689" w:rsidRDefault="00FE4689" w:rsidP="00FE4689">
      <w:pPr>
        <w:textAlignment w:val="baseline"/>
        <w:rPr>
          <w:ins w:id="3727" w:author="Unknown"/>
          <w:rFonts w:ascii="Roboto" w:hAnsi="Roboto"/>
          <w:color w:val="444444"/>
          <w:spacing w:val="8"/>
          <w:sz w:val="24"/>
          <w:szCs w:val="24"/>
        </w:rPr>
      </w:pPr>
      <w:ins w:id="3728" w:author="Unknown">
        <w:r>
          <w:rPr>
            <w:rFonts w:ascii="Roboto" w:hAnsi="Roboto"/>
            <w:color w:val="444444"/>
            <w:spacing w:val="8"/>
          </w:rPr>
          <w:t>We specify the dependency for the Spring WebMVC,JSTL, Servlet API, Apache POI, itext . The rest dependencies will be automatically resolved by Maven. The updated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</w:rPr>
          <w:t>pom.xml</w:t>
        </w:r>
        <w:r>
          <w:rPr>
            <w:rFonts w:ascii="Roboto" w:hAnsi="Roboto"/>
            <w:color w:val="444444"/>
            <w:spacing w:val="8"/>
          </w:rPr>
          <w:t>file will have the following code:</w:t>
        </w:r>
        <w:r>
          <w:rPr>
            <w:rFonts w:ascii="Roboto" w:hAnsi="Roboto"/>
            <w:color w:val="444444"/>
            <w:spacing w:val="8"/>
          </w:rPr>
          <w:br/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72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730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&lt;project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xmlns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"http://maven.apache.org/POM/4.0.0"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xmlns:xsi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"http://www.w3.org/2001/XMLSchema-instance"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73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73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xsi:schemaLocation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"http://maven.apache.org/POM/4.0.0 http://maven.apache.org/xsd/maven-4.0.0.xsd"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73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73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&lt;modelVersion&gt;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4.0.0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&lt;/modelVersion&gt;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73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73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&lt;groupId&gt;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com.jackrutorial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&lt;/groupId&gt;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73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73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&lt;artifactId&gt;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SpringMvcExportFileExample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&lt;/artifactId&gt;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73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74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&lt;version&gt;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0.0.1-SNAPSHOT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&lt;/version&gt;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74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74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&lt;packaging&gt;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war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&lt;/packaging&gt;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74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74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74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&lt;dependencies&gt;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74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74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&lt;dependency&gt;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74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74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&lt;groupId&gt;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org.springframework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&lt;/groupId&gt;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75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75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&lt;artifactId&gt;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spring-webmvc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&lt;/artifactId&gt;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75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75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&lt;version&gt;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4.3.0.RELEASE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&lt;/version&gt;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75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75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&lt;/dependency&gt;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75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75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&lt;dependency&gt;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75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75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&lt;groupId&gt;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jstl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&lt;/groupId&gt;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76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76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&lt;artifactId&gt;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jstl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&lt;/artifactId&gt;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76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76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&lt;version&gt;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1.2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&lt;/version&gt;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76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76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&lt;/dependency&gt;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76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76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&lt;dependency&gt;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76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76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&lt;groupId&gt;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javax.servlet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&lt;/groupId&gt;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77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77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&lt;artifactId&gt;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javax.servlet-api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&lt;/artifactId&gt;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77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77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&lt;version&gt;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3.1.0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&lt;/version&gt;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77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77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&lt;scope&gt;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provided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&lt;/scope&gt;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77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77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&lt;/dependency&gt;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77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77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&lt;dependency&gt;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78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78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&lt;groupId&gt;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org.apache.poi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&lt;/groupId&gt;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78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78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&lt;artifactId&gt;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poi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&lt;/artifactId&gt;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78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78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&lt;version&gt;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3.15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&lt;/version&gt;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78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78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&lt;/dependency&gt;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78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78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&lt;dependency&gt;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79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79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&lt;groupId&gt;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com.lowagie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&lt;/groupId&gt;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79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79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&lt;artifactId&gt;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itext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&lt;/artifactId&gt;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79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79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&lt;version&gt;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2.1.7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&lt;/version&gt;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79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79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&lt;/dependency&gt;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79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79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80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&lt;/dependencies&gt;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80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80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80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&lt;build&gt;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80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80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&lt;pluginManagement&gt;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80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80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&lt;plugins&gt;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80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80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&lt;plugin&gt;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81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81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&lt;groupId&gt;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org.apache.maven.plugins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&lt;/groupId&gt;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81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81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&lt;artifactId&gt;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maven-war-plugin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&lt;/artifactId&gt;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81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81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&lt;version&gt;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2.4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&lt;/version&gt;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81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81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lastRenderedPageBreak/>
          <w:t xml:space="preserve"> 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&lt;configuration&gt;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81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81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&lt;warSourceDirectory&gt;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src/main/webapp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&lt;/warSourceDirectory&gt;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82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82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&lt;failOnMissingWebXml&gt;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false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&lt;/failOnMissingWebXml&gt;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82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82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&lt;/configuration&gt;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82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82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&lt;/plugin&gt;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82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82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&lt;/plugins&gt;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82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82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&lt;/pluginManagement&gt;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83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83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&lt;/build&gt;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83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833" w:author="Unknown"/>
          <w:rFonts w:ascii="Consolas" w:hAnsi="Consolas" w:cs="Consolas"/>
          <w:color w:val="444444"/>
          <w:spacing w:val="8"/>
          <w:sz w:val="15"/>
          <w:szCs w:val="15"/>
        </w:rPr>
      </w:pPr>
      <w:ins w:id="3834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&lt;/project&gt;</w:t>
        </w:r>
      </w:ins>
    </w:p>
    <w:p w:rsidR="00FE4689" w:rsidRDefault="00FE4689" w:rsidP="00FE4689">
      <w:pPr>
        <w:textAlignment w:val="baseline"/>
        <w:rPr>
          <w:ins w:id="3835" w:author="Unknown"/>
          <w:rFonts w:ascii="Roboto" w:hAnsi="Roboto" w:cs="Times New Roman"/>
          <w:color w:val="444444"/>
          <w:spacing w:val="8"/>
          <w:sz w:val="24"/>
          <w:szCs w:val="24"/>
        </w:rPr>
      </w:pPr>
      <w:ins w:id="3836" w:author="Unknown">
        <w:r>
          <w:rPr>
            <w:rFonts w:ascii="Roboto" w:hAnsi="Roboto"/>
            <w:color w:val="444444"/>
            <w:spacing w:val="8"/>
          </w:rPr>
          <w:br/>
        </w:r>
      </w:ins>
    </w:p>
    <w:p w:rsidR="00FE4689" w:rsidRDefault="00FE4689" w:rsidP="00FE4689">
      <w:pPr>
        <w:pStyle w:val="Heading2"/>
        <w:spacing w:before="0" w:beforeAutospacing="0" w:after="0" w:afterAutospacing="0" w:line="223" w:lineRule="atLeast"/>
        <w:textAlignment w:val="baseline"/>
        <w:rPr>
          <w:ins w:id="3837" w:author="Unknown"/>
          <w:rFonts w:ascii="Roboto" w:hAnsi="Roboto"/>
          <w:color w:val="242D36"/>
          <w:spacing w:val="8"/>
          <w:sz w:val="48"/>
          <w:szCs w:val="48"/>
        </w:rPr>
      </w:pPr>
      <w:ins w:id="3838" w:author="Unknown">
        <w:r>
          <w:rPr>
            <w:rFonts w:ascii="inherit" w:hAnsi="inherit"/>
            <w:color w:val="242D36"/>
            <w:spacing w:val="8"/>
            <w:bdr w:val="none" w:sz="0" w:space="0" w:color="auto" w:frame="1"/>
          </w:rPr>
          <w:t>Configure Web Application</w:t>
        </w:r>
      </w:ins>
    </w:p>
    <w:p w:rsidR="00FE4689" w:rsidRDefault="00FE4689" w:rsidP="00FE4689">
      <w:pPr>
        <w:textAlignment w:val="baseline"/>
        <w:rPr>
          <w:ins w:id="3839" w:author="Unknown"/>
          <w:rFonts w:ascii="Roboto" w:hAnsi="Roboto"/>
          <w:color w:val="444444"/>
          <w:spacing w:val="8"/>
          <w:sz w:val="24"/>
          <w:szCs w:val="24"/>
        </w:rPr>
      </w:pPr>
      <w:ins w:id="3840" w:author="Unknown"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</w:rPr>
          <w:t>Create the com.jackrutorial.config package.</w:t>
        </w:r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Roboto" w:hAnsi="Roboto"/>
            <w:color w:val="444444"/>
            <w:spacing w:val="8"/>
          </w:rPr>
          <w:br/>
        </w:r>
      </w:ins>
    </w:p>
    <w:p w:rsidR="00FE4689" w:rsidRDefault="00FE4689" w:rsidP="00FE4689">
      <w:pPr>
        <w:numPr>
          <w:ilvl w:val="0"/>
          <w:numId w:val="27"/>
        </w:numPr>
        <w:spacing w:before="120" w:after="60" w:line="240" w:lineRule="auto"/>
        <w:ind w:left="528" w:firstLine="0"/>
        <w:textAlignment w:val="baseline"/>
        <w:rPr>
          <w:ins w:id="3841" w:author="Unknown"/>
          <w:rFonts w:ascii="inherit" w:hAnsi="inherit"/>
          <w:color w:val="666666"/>
          <w:spacing w:val="8"/>
          <w:sz w:val="23"/>
          <w:szCs w:val="23"/>
        </w:rPr>
      </w:pPr>
      <w:ins w:id="3842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Right-click on src/main/java folder, New -&gt; Package</w:t>
        </w:r>
      </w:ins>
    </w:p>
    <w:p w:rsidR="00FE4689" w:rsidRDefault="00FE4689" w:rsidP="00FE4689">
      <w:pPr>
        <w:numPr>
          <w:ilvl w:val="0"/>
          <w:numId w:val="27"/>
        </w:numPr>
        <w:spacing w:after="0" w:line="240" w:lineRule="auto"/>
        <w:ind w:left="528" w:firstLine="0"/>
        <w:textAlignment w:val="baseline"/>
        <w:rPr>
          <w:ins w:id="3843" w:author="Unknown"/>
          <w:rFonts w:ascii="inherit" w:hAnsi="inherit"/>
          <w:color w:val="666666"/>
          <w:spacing w:val="8"/>
          <w:sz w:val="23"/>
          <w:szCs w:val="23"/>
        </w:rPr>
      </w:pPr>
      <w:ins w:id="3844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Enter  the package name as: "</w:t>
        </w:r>
        <w:r>
          <w:rPr>
            <w:rFonts w:ascii="inherit" w:hAnsi="inherit"/>
            <w:b/>
            <w:bCs/>
            <w:i/>
            <w:iCs/>
            <w:color w:val="666666"/>
            <w:spacing w:val="8"/>
            <w:sz w:val="23"/>
            <w:szCs w:val="23"/>
            <w:bdr w:val="none" w:sz="0" w:space="0" w:color="auto" w:frame="1"/>
          </w:rPr>
          <w:t>com.jackrutorial.config</w:t>
        </w:r>
        <w:r>
          <w:rPr>
            <w:rFonts w:ascii="inherit" w:hAnsi="inherit"/>
            <w:color w:val="666666"/>
            <w:spacing w:val="8"/>
            <w:sz w:val="23"/>
            <w:szCs w:val="23"/>
          </w:rPr>
          <w:t>"</w:t>
        </w:r>
      </w:ins>
    </w:p>
    <w:p w:rsidR="00FE4689" w:rsidRDefault="00FE4689" w:rsidP="00FE4689">
      <w:pPr>
        <w:numPr>
          <w:ilvl w:val="0"/>
          <w:numId w:val="27"/>
        </w:numPr>
        <w:spacing w:before="120" w:after="60" w:line="240" w:lineRule="auto"/>
        <w:ind w:left="528" w:firstLine="0"/>
        <w:textAlignment w:val="baseline"/>
        <w:rPr>
          <w:ins w:id="3845" w:author="Unknown"/>
          <w:rFonts w:ascii="inherit" w:hAnsi="inherit"/>
          <w:color w:val="666666"/>
          <w:spacing w:val="8"/>
          <w:sz w:val="23"/>
          <w:szCs w:val="23"/>
        </w:rPr>
      </w:pPr>
      <w:ins w:id="3846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Click Finish.</w:t>
        </w:r>
      </w:ins>
    </w:p>
    <w:p w:rsidR="00FE4689" w:rsidRDefault="00FE4689" w:rsidP="00FE4689">
      <w:pPr>
        <w:spacing w:after="0"/>
        <w:textAlignment w:val="baseline"/>
        <w:rPr>
          <w:ins w:id="3847" w:author="Unknown"/>
          <w:rFonts w:ascii="Roboto" w:hAnsi="Roboto"/>
          <w:color w:val="444444"/>
          <w:spacing w:val="8"/>
          <w:sz w:val="24"/>
          <w:szCs w:val="24"/>
        </w:rPr>
      </w:pPr>
      <w:ins w:id="3848" w:author="Unknown">
        <w:r>
          <w:rPr>
            <w:rFonts w:ascii="Roboto" w:hAnsi="Roboto"/>
            <w:color w:val="444444"/>
            <w:spacing w:val="8"/>
          </w:rPr>
          <w:br/>
          <w:t>Create a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</w:rPr>
          <w:t>WebConfig </w:t>
        </w:r>
        <w:r>
          <w:rPr>
            <w:rFonts w:ascii="Roboto" w:hAnsi="Roboto"/>
            <w:color w:val="444444"/>
            <w:spacing w:val="8"/>
          </w:rPr>
          <w:t>class under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</w:rPr>
          <w:t>com.jackrutorial.config</w:t>
        </w:r>
        <w:r>
          <w:rPr>
            <w:rFonts w:ascii="Roboto" w:hAnsi="Roboto"/>
            <w:color w:val="444444"/>
            <w:spacing w:val="8"/>
          </w:rPr>
          <w:t> package and write the following code in it.</w:t>
        </w:r>
        <w:r>
          <w:rPr>
            <w:rFonts w:ascii="Roboto" w:hAnsi="Roboto"/>
            <w:color w:val="444444"/>
            <w:spacing w:val="8"/>
          </w:rPr>
          <w:br/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84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850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package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config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85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85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853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context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Bean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85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855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context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ComponentScan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85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857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context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Configuration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85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859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servlet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config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EnableWebMvc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86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861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servlet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config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WebMvcConfigurerAdapter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86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863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servlet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view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InternalResourceViewResolver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86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865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servlet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view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JstlView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86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86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868" w:author="Unknown"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@EnableWebMvc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86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870" w:author="Unknown"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@Configuration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87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872" w:author="Unknown"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@ComponentScan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basePackages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"com.jackrutorial"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})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87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874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WebConfig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extends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WebMvcConfigurerAdapter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87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87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87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87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@Bean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87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88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InternalResourceViewResolver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viewResolver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(){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88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88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InternalResourceViewResolver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viewResolver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InternalResourceViewResolver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88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88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viewResolver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setViewClass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JstlView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88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88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viewResolver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setPrefix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"/WEB-INF/jsp/"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88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88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viewResolver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setSuffix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".jsp"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88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89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89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89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viewResolver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89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89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895" w:author="Unknown"/>
          <w:rFonts w:ascii="Consolas" w:hAnsi="Consolas" w:cs="Consolas"/>
          <w:color w:val="444444"/>
          <w:spacing w:val="8"/>
          <w:sz w:val="15"/>
          <w:szCs w:val="15"/>
        </w:rPr>
      </w:pPr>
      <w:ins w:id="3896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FE4689" w:rsidRDefault="00FE4689" w:rsidP="00FE4689">
      <w:pPr>
        <w:textAlignment w:val="baseline"/>
        <w:rPr>
          <w:ins w:id="3897" w:author="Unknown"/>
          <w:rFonts w:ascii="Roboto" w:hAnsi="Roboto" w:cs="Times New Roman"/>
          <w:color w:val="444444"/>
          <w:spacing w:val="8"/>
          <w:sz w:val="24"/>
          <w:szCs w:val="24"/>
        </w:rPr>
      </w:pPr>
      <w:ins w:id="3898" w:author="Unknown">
        <w:r>
          <w:rPr>
            <w:rFonts w:ascii="Roboto" w:hAnsi="Roboto"/>
            <w:color w:val="444444"/>
            <w:spacing w:val="8"/>
          </w:rPr>
          <w:br/>
          <w:t>Create a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</w:rPr>
          <w:t>WebInitializer </w:t>
        </w:r>
        <w:r>
          <w:rPr>
            <w:rFonts w:ascii="Roboto" w:hAnsi="Roboto"/>
            <w:color w:val="444444"/>
            <w:spacing w:val="8"/>
          </w:rPr>
          <w:t>class under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</w:rPr>
          <w:t>com.jackrutorial.config</w:t>
        </w:r>
        <w:r>
          <w:rPr>
            <w:rFonts w:ascii="Roboto" w:hAnsi="Roboto"/>
            <w:color w:val="444444"/>
            <w:spacing w:val="8"/>
          </w:rPr>
          <w:t> package and write the following code in it.</w:t>
        </w:r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Roboto" w:hAnsi="Roboto"/>
            <w:color w:val="444444"/>
            <w:spacing w:val="8"/>
          </w:rPr>
          <w:br/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89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900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lastRenderedPageBreak/>
          <w:t>package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config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0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0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903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servlet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support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AbstractAnnotationConfigDispatcherServletInitializer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0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0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906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WebInitializer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extends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AbstractAnnotationConfigDispatcherServletInitializer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0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0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90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@Override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1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91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protected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[]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getRootConfigClasses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1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91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 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[]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WebConfig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1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91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1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91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1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91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@Override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2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92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protected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[]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getServletConfigClasses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2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92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 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null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2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92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2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92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2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92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@Override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3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93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protected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[]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getServletMappings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3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93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 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[]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"/"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3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93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3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37" w:author="Unknown"/>
          <w:rFonts w:ascii="Consolas" w:hAnsi="Consolas" w:cs="Consolas"/>
          <w:color w:val="444444"/>
          <w:spacing w:val="8"/>
          <w:sz w:val="15"/>
          <w:szCs w:val="15"/>
        </w:rPr>
      </w:pPr>
      <w:ins w:id="3938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FE4689" w:rsidRDefault="00FE4689" w:rsidP="00FE4689">
      <w:pPr>
        <w:textAlignment w:val="baseline"/>
        <w:rPr>
          <w:ins w:id="3939" w:author="Unknown"/>
          <w:rFonts w:ascii="Roboto" w:hAnsi="Roboto" w:cs="Times New Roman"/>
          <w:color w:val="444444"/>
          <w:spacing w:val="8"/>
          <w:sz w:val="24"/>
          <w:szCs w:val="24"/>
        </w:rPr>
      </w:pPr>
      <w:ins w:id="3940" w:author="Unknown">
        <w:r>
          <w:rPr>
            <w:rFonts w:ascii="Roboto" w:hAnsi="Roboto"/>
            <w:color w:val="444444"/>
            <w:spacing w:val="8"/>
          </w:rPr>
          <w:br/>
        </w:r>
      </w:ins>
    </w:p>
    <w:p w:rsidR="00FE4689" w:rsidRDefault="00FE4689" w:rsidP="00FE4689">
      <w:pPr>
        <w:pStyle w:val="Heading2"/>
        <w:spacing w:before="0" w:beforeAutospacing="0" w:after="0" w:afterAutospacing="0" w:line="223" w:lineRule="atLeast"/>
        <w:textAlignment w:val="baseline"/>
        <w:rPr>
          <w:ins w:id="3941" w:author="Unknown"/>
          <w:rFonts w:ascii="Roboto" w:hAnsi="Roboto"/>
          <w:color w:val="242D36"/>
          <w:spacing w:val="8"/>
          <w:sz w:val="48"/>
          <w:szCs w:val="48"/>
        </w:rPr>
      </w:pPr>
      <w:ins w:id="3942" w:author="Unknown">
        <w:r>
          <w:rPr>
            <w:rFonts w:ascii="inherit" w:hAnsi="inherit"/>
            <w:color w:val="242D36"/>
            <w:spacing w:val="8"/>
            <w:bdr w:val="none" w:sz="0" w:space="0" w:color="auto" w:frame="1"/>
          </w:rPr>
          <w:t>Creating Model Layer</w:t>
        </w:r>
      </w:ins>
    </w:p>
    <w:p w:rsidR="00FE4689" w:rsidRDefault="00FE4689" w:rsidP="00FE4689">
      <w:pPr>
        <w:textAlignment w:val="baseline"/>
        <w:rPr>
          <w:ins w:id="3943" w:author="Unknown"/>
          <w:rFonts w:ascii="Roboto" w:hAnsi="Roboto"/>
          <w:color w:val="444444"/>
          <w:spacing w:val="8"/>
          <w:sz w:val="24"/>
          <w:szCs w:val="24"/>
        </w:rPr>
      </w:pPr>
      <w:ins w:id="3944" w:author="Unknown"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</w:rPr>
          <w:t>Create the com.jackrutorial.model package.</w:t>
        </w:r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Roboto" w:hAnsi="Roboto"/>
            <w:color w:val="444444"/>
            <w:spacing w:val="8"/>
          </w:rPr>
          <w:br/>
        </w:r>
      </w:ins>
    </w:p>
    <w:p w:rsidR="00FE4689" w:rsidRDefault="00FE4689" w:rsidP="00FE4689">
      <w:pPr>
        <w:numPr>
          <w:ilvl w:val="0"/>
          <w:numId w:val="28"/>
        </w:numPr>
        <w:spacing w:before="120" w:after="60" w:line="240" w:lineRule="auto"/>
        <w:ind w:left="528" w:firstLine="0"/>
        <w:textAlignment w:val="baseline"/>
        <w:rPr>
          <w:ins w:id="3945" w:author="Unknown"/>
          <w:rFonts w:ascii="inherit" w:hAnsi="inherit"/>
          <w:color w:val="666666"/>
          <w:spacing w:val="8"/>
          <w:sz w:val="23"/>
          <w:szCs w:val="23"/>
        </w:rPr>
      </w:pPr>
      <w:ins w:id="3946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Right-click on src/main/java folder, New -&gt; Package</w:t>
        </w:r>
      </w:ins>
    </w:p>
    <w:p w:rsidR="00FE4689" w:rsidRDefault="00FE4689" w:rsidP="00FE4689">
      <w:pPr>
        <w:numPr>
          <w:ilvl w:val="0"/>
          <w:numId w:val="28"/>
        </w:numPr>
        <w:spacing w:after="0" w:line="240" w:lineRule="auto"/>
        <w:ind w:left="528" w:firstLine="0"/>
        <w:textAlignment w:val="baseline"/>
        <w:rPr>
          <w:ins w:id="3947" w:author="Unknown"/>
          <w:rFonts w:ascii="inherit" w:hAnsi="inherit"/>
          <w:color w:val="666666"/>
          <w:spacing w:val="8"/>
          <w:sz w:val="23"/>
          <w:szCs w:val="23"/>
        </w:rPr>
      </w:pPr>
      <w:ins w:id="3948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Enter  the package name as: "</w:t>
        </w:r>
        <w:r>
          <w:rPr>
            <w:rFonts w:ascii="inherit" w:hAnsi="inherit"/>
            <w:b/>
            <w:bCs/>
            <w:i/>
            <w:iCs/>
            <w:color w:val="666666"/>
            <w:spacing w:val="8"/>
            <w:sz w:val="23"/>
            <w:szCs w:val="23"/>
            <w:bdr w:val="none" w:sz="0" w:space="0" w:color="auto" w:frame="1"/>
          </w:rPr>
          <w:t>com.jackrutorial.model</w:t>
        </w:r>
        <w:r>
          <w:rPr>
            <w:rFonts w:ascii="inherit" w:hAnsi="inherit"/>
            <w:color w:val="666666"/>
            <w:spacing w:val="8"/>
            <w:sz w:val="23"/>
            <w:szCs w:val="23"/>
          </w:rPr>
          <w:t>"</w:t>
        </w:r>
      </w:ins>
    </w:p>
    <w:p w:rsidR="00FE4689" w:rsidRDefault="00FE4689" w:rsidP="00FE4689">
      <w:pPr>
        <w:numPr>
          <w:ilvl w:val="0"/>
          <w:numId w:val="28"/>
        </w:numPr>
        <w:spacing w:before="120" w:after="60" w:line="240" w:lineRule="auto"/>
        <w:ind w:left="528" w:firstLine="0"/>
        <w:textAlignment w:val="baseline"/>
        <w:rPr>
          <w:ins w:id="3949" w:author="Unknown"/>
          <w:rFonts w:ascii="inherit" w:hAnsi="inherit"/>
          <w:color w:val="666666"/>
          <w:spacing w:val="8"/>
          <w:sz w:val="23"/>
          <w:szCs w:val="23"/>
        </w:rPr>
      </w:pPr>
      <w:ins w:id="3950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Click Finish.</w:t>
        </w:r>
      </w:ins>
    </w:p>
    <w:p w:rsidR="00FE4689" w:rsidRDefault="00FE4689" w:rsidP="00FE4689">
      <w:pPr>
        <w:spacing w:after="0"/>
        <w:textAlignment w:val="baseline"/>
        <w:rPr>
          <w:ins w:id="3951" w:author="Unknown"/>
          <w:rFonts w:ascii="Roboto" w:hAnsi="Roboto"/>
          <w:color w:val="444444"/>
          <w:spacing w:val="8"/>
          <w:sz w:val="24"/>
          <w:szCs w:val="24"/>
        </w:rPr>
      </w:pPr>
      <w:ins w:id="3952" w:author="Unknown">
        <w:r>
          <w:rPr>
            <w:rFonts w:ascii="Roboto" w:hAnsi="Roboto"/>
            <w:color w:val="444444"/>
            <w:spacing w:val="8"/>
          </w:rPr>
          <w:br/>
          <w:t>Create a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</w:rPr>
          <w:t>User </w:t>
        </w:r>
        <w:r>
          <w:rPr>
            <w:rFonts w:ascii="Roboto" w:hAnsi="Roboto"/>
            <w:color w:val="444444"/>
            <w:spacing w:val="8"/>
          </w:rPr>
          <w:t>class under package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</w:rPr>
          <w:t>com.jackrutorial.model</w:t>
        </w:r>
        <w:r>
          <w:rPr>
            <w:rFonts w:ascii="Roboto" w:hAnsi="Roboto"/>
            <w:color w:val="444444"/>
            <w:spacing w:val="8"/>
          </w:rPr>
          <w:t> and write the following code in it.</w:t>
        </w:r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Roboto" w:hAnsi="Roboto"/>
            <w:color w:val="444444"/>
            <w:spacing w:val="8"/>
          </w:rPr>
          <w:br/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5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954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package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5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5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957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5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95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private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Integer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id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6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96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private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6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96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private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firstname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6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96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private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lastname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6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96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6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96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7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97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super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7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97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7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97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7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97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Integer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id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firstname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lastname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7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97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super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8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98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this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id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id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8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98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this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username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8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98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this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firstname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firstname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8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98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this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lastname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lastname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8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98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9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9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99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Integer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getId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9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99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id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9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99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9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399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lastRenderedPageBreak/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void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setId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Integer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id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399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00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this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id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id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0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00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0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00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getUsername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0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00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0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00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0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01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void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setUsername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1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01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this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username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1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01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1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01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getFirstname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1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01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firstname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1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02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2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02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void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setFirstname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firstname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2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02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this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firstname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firstname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2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02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2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02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getLastname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2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03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lastname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3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03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3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03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void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setLastname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lastname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3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03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this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lastname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lastname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3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03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39" w:author="Unknown"/>
          <w:rFonts w:ascii="Consolas" w:hAnsi="Consolas" w:cs="Consolas"/>
          <w:color w:val="444444"/>
          <w:spacing w:val="8"/>
          <w:sz w:val="15"/>
          <w:szCs w:val="15"/>
        </w:rPr>
      </w:pPr>
      <w:ins w:id="4040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FE4689" w:rsidRDefault="00FE4689" w:rsidP="00FE4689">
      <w:pPr>
        <w:textAlignment w:val="baseline"/>
        <w:rPr>
          <w:ins w:id="4041" w:author="Unknown"/>
          <w:rFonts w:ascii="Roboto" w:hAnsi="Roboto" w:cs="Times New Roman"/>
          <w:color w:val="444444"/>
          <w:spacing w:val="8"/>
          <w:sz w:val="24"/>
          <w:szCs w:val="24"/>
        </w:rPr>
      </w:pPr>
      <w:ins w:id="4042" w:author="Unknown">
        <w:r>
          <w:rPr>
            <w:rFonts w:ascii="Roboto" w:hAnsi="Roboto"/>
            <w:color w:val="444444"/>
            <w:spacing w:val="8"/>
          </w:rPr>
          <w:br/>
        </w:r>
      </w:ins>
    </w:p>
    <w:p w:rsidR="00FE4689" w:rsidRDefault="00FE4689" w:rsidP="00FE4689">
      <w:pPr>
        <w:pStyle w:val="Heading2"/>
        <w:spacing w:before="0" w:beforeAutospacing="0" w:after="0" w:afterAutospacing="0" w:line="223" w:lineRule="atLeast"/>
        <w:textAlignment w:val="baseline"/>
        <w:rPr>
          <w:ins w:id="4043" w:author="Unknown"/>
          <w:rFonts w:ascii="Roboto" w:hAnsi="Roboto"/>
          <w:color w:val="242D36"/>
          <w:spacing w:val="8"/>
          <w:sz w:val="48"/>
          <w:szCs w:val="48"/>
        </w:rPr>
      </w:pPr>
      <w:ins w:id="4044" w:author="Unknown">
        <w:r>
          <w:rPr>
            <w:rFonts w:ascii="inherit" w:hAnsi="inherit"/>
            <w:color w:val="242D36"/>
            <w:spacing w:val="8"/>
            <w:bdr w:val="none" w:sz="0" w:space="0" w:color="auto" w:frame="1"/>
          </w:rPr>
          <w:t>Creating View Layer</w:t>
        </w:r>
      </w:ins>
    </w:p>
    <w:p w:rsidR="00FE4689" w:rsidRDefault="00FE4689" w:rsidP="00FE4689">
      <w:pPr>
        <w:textAlignment w:val="baseline"/>
        <w:rPr>
          <w:ins w:id="4045" w:author="Unknown"/>
          <w:rFonts w:ascii="Roboto" w:hAnsi="Roboto"/>
          <w:color w:val="444444"/>
          <w:spacing w:val="8"/>
          <w:sz w:val="24"/>
          <w:szCs w:val="24"/>
        </w:rPr>
      </w:pPr>
      <w:ins w:id="4046" w:author="Unknown"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</w:rPr>
          <w:t>Create the com.jackrutorial.view package.</w:t>
        </w:r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Roboto" w:hAnsi="Roboto"/>
            <w:color w:val="444444"/>
            <w:spacing w:val="8"/>
          </w:rPr>
          <w:br/>
        </w:r>
      </w:ins>
    </w:p>
    <w:p w:rsidR="00FE4689" w:rsidRDefault="00FE4689" w:rsidP="00FE4689">
      <w:pPr>
        <w:numPr>
          <w:ilvl w:val="0"/>
          <w:numId w:val="29"/>
        </w:numPr>
        <w:spacing w:before="120" w:after="60" w:line="240" w:lineRule="auto"/>
        <w:ind w:left="528" w:firstLine="0"/>
        <w:textAlignment w:val="baseline"/>
        <w:rPr>
          <w:ins w:id="4047" w:author="Unknown"/>
          <w:rFonts w:ascii="inherit" w:hAnsi="inherit"/>
          <w:color w:val="666666"/>
          <w:spacing w:val="8"/>
          <w:sz w:val="23"/>
          <w:szCs w:val="23"/>
        </w:rPr>
      </w:pPr>
      <w:ins w:id="4048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Right-click on src/main/java folder, New -&gt; Package</w:t>
        </w:r>
      </w:ins>
    </w:p>
    <w:p w:rsidR="00FE4689" w:rsidRDefault="00FE4689" w:rsidP="00FE4689">
      <w:pPr>
        <w:numPr>
          <w:ilvl w:val="0"/>
          <w:numId w:val="29"/>
        </w:numPr>
        <w:spacing w:after="0" w:line="240" w:lineRule="auto"/>
        <w:ind w:left="528" w:firstLine="0"/>
        <w:textAlignment w:val="baseline"/>
        <w:rPr>
          <w:ins w:id="4049" w:author="Unknown"/>
          <w:rFonts w:ascii="inherit" w:hAnsi="inherit"/>
          <w:color w:val="666666"/>
          <w:spacing w:val="8"/>
          <w:sz w:val="23"/>
          <w:szCs w:val="23"/>
        </w:rPr>
      </w:pPr>
      <w:ins w:id="4050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Enter  the package name as: "</w:t>
        </w:r>
        <w:r>
          <w:rPr>
            <w:rFonts w:ascii="inherit" w:hAnsi="inherit"/>
            <w:b/>
            <w:bCs/>
            <w:i/>
            <w:iCs/>
            <w:color w:val="666666"/>
            <w:spacing w:val="8"/>
            <w:sz w:val="23"/>
            <w:szCs w:val="23"/>
            <w:bdr w:val="none" w:sz="0" w:space="0" w:color="auto" w:frame="1"/>
          </w:rPr>
          <w:t>com.jackrutorial.view</w:t>
        </w:r>
        <w:r>
          <w:rPr>
            <w:rFonts w:ascii="inherit" w:hAnsi="inherit"/>
            <w:color w:val="666666"/>
            <w:spacing w:val="8"/>
            <w:sz w:val="23"/>
            <w:szCs w:val="23"/>
          </w:rPr>
          <w:t>"</w:t>
        </w:r>
      </w:ins>
    </w:p>
    <w:p w:rsidR="00FE4689" w:rsidRDefault="00FE4689" w:rsidP="00FE4689">
      <w:pPr>
        <w:numPr>
          <w:ilvl w:val="0"/>
          <w:numId w:val="29"/>
        </w:numPr>
        <w:spacing w:before="120" w:after="60" w:line="240" w:lineRule="auto"/>
        <w:ind w:left="528" w:firstLine="0"/>
        <w:textAlignment w:val="baseline"/>
        <w:rPr>
          <w:ins w:id="4051" w:author="Unknown"/>
          <w:rFonts w:ascii="inherit" w:hAnsi="inherit"/>
          <w:color w:val="666666"/>
          <w:spacing w:val="8"/>
          <w:sz w:val="23"/>
          <w:szCs w:val="23"/>
        </w:rPr>
      </w:pPr>
      <w:ins w:id="4052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Click Finish.</w:t>
        </w:r>
      </w:ins>
    </w:p>
    <w:p w:rsidR="00FE4689" w:rsidRDefault="00FE4689" w:rsidP="00FE4689">
      <w:pPr>
        <w:spacing w:after="0"/>
        <w:textAlignment w:val="baseline"/>
        <w:rPr>
          <w:ins w:id="4053" w:author="Unknown"/>
          <w:rFonts w:ascii="Roboto" w:hAnsi="Roboto"/>
          <w:color w:val="444444"/>
          <w:spacing w:val="8"/>
          <w:sz w:val="24"/>
          <w:szCs w:val="24"/>
        </w:rPr>
      </w:pPr>
      <w:ins w:id="4054" w:author="Unknown">
        <w:r>
          <w:rPr>
            <w:rFonts w:ascii="Roboto" w:hAnsi="Roboto"/>
            <w:color w:val="444444"/>
            <w:spacing w:val="8"/>
          </w:rPr>
          <w:br/>
          <w:t>Create a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</w:rPr>
          <w:t>ExcelUserListReportView </w:t>
        </w:r>
        <w:r>
          <w:rPr>
            <w:rFonts w:ascii="Roboto" w:hAnsi="Roboto"/>
            <w:color w:val="444444"/>
            <w:spacing w:val="8"/>
          </w:rPr>
          <w:t>class under package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</w:rPr>
          <w:t>com.jackrutorial.view</w:t>
        </w:r>
        <w:r>
          <w:rPr>
            <w:rFonts w:ascii="Roboto" w:hAnsi="Roboto"/>
            <w:color w:val="444444"/>
            <w:spacing w:val="8"/>
          </w:rPr>
          <w:t> and write the following code in it.</w:t>
        </w:r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Roboto" w:hAnsi="Roboto"/>
            <w:color w:val="444444"/>
            <w:spacing w:val="8"/>
          </w:rPr>
          <w:br/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5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056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package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view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5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5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059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java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util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6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061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java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util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Map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6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6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064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javax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servlet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http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HttpServletRequest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6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066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javax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servlet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http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HttpServletResponse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6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6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069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apache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poi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Row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7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071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apache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poi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Sheet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7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073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apache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poi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Workbook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7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075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servlet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view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document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AbstractXlsView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7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7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078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7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8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8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082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ExcelUserListReportView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extends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AbstractXlsView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8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8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08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@Override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8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08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protected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void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buildExcelDocument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Map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&lt;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Object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Workbook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workbook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HttpServletRequest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request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8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08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lastRenderedPageBreak/>
          <w:t xml:space="preserve"> 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HttpServletResponse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response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throws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Exception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9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09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9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09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response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setHeader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"Content-disposition"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"attachment; filename=\"user_list.xls\""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9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09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9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09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@SuppressWarnings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"unchecked"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09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09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&lt;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list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&lt;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&gt;)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get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"userList"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0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10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0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10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Sheet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sheet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workbook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createSheet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"User List"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0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10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0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10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Row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header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sheet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createRow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0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0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10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header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createCell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0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setCellValue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"ID"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1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11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header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createCell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1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setCellValue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"USERNAME"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1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11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header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createCell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2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setCellValue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"FIRST NAME"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1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11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header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createCell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3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setCellValue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"LAST NAME"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1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11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1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11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int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rowNum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1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2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12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2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12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for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: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){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2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12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Row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row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sheet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createRow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rowNum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++);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2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12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row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createCell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0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setCellValue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getId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2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12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row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createCell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1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setCellValue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3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13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row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createCell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2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setCellValue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getFirstname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3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13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row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createCell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3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setCellValue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getLastname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3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13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3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13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3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13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4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41" w:author="Unknown"/>
          <w:rFonts w:ascii="Consolas" w:hAnsi="Consolas" w:cs="Consolas"/>
          <w:color w:val="444444"/>
          <w:spacing w:val="8"/>
          <w:sz w:val="15"/>
          <w:szCs w:val="15"/>
        </w:rPr>
      </w:pPr>
      <w:ins w:id="4142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FE4689" w:rsidRDefault="00FE4689" w:rsidP="00FE4689">
      <w:pPr>
        <w:textAlignment w:val="baseline"/>
        <w:rPr>
          <w:ins w:id="4143" w:author="Unknown"/>
          <w:rFonts w:ascii="Roboto" w:hAnsi="Roboto" w:cs="Times New Roman"/>
          <w:color w:val="444444"/>
          <w:spacing w:val="8"/>
          <w:sz w:val="24"/>
          <w:szCs w:val="24"/>
        </w:rPr>
      </w:pPr>
      <w:ins w:id="4144" w:author="Unknown">
        <w:r>
          <w:rPr>
            <w:rFonts w:ascii="Roboto" w:hAnsi="Roboto"/>
            <w:color w:val="444444"/>
            <w:spacing w:val="8"/>
          </w:rPr>
          <w:br/>
          <w:t>Create a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</w:rPr>
          <w:t>PdfUserListReportView </w:t>
        </w:r>
        <w:r>
          <w:rPr>
            <w:rFonts w:ascii="Roboto" w:hAnsi="Roboto"/>
            <w:color w:val="444444"/>
            <w:spacing w:val="8"/>
          </w:rPr>
          <w:t>class under package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</w:rPr>
          <w:t> com.jackrutorial.view</w:t>
        </w:r>
        <w:r>
          <w:rPr>
            <w:rFonts w:ascii="Roboto" w:hAnsi="Roboto"/>
            <w:color w:val="444444"/>
            <w:spacing w:val="8"/>
          </w:rPr>
          <w:t> and write the following code in it.</w:t>
        </w:r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Roboto" w:hAnsi="Roboto"/>
            <w:color w:val="444444"/>
            <w:spacing w:val="8"/>
          </w:rPr>
          <w:br/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4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146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package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view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4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4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149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java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util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5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151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java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util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Map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5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5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154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javax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servlet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http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HttpServletRequest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5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156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javax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servlet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http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HttpServletResponse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5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158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5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6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161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servlet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view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document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AbstractPdfView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6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6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164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lowagie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text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Document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6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166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lowagie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text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Table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6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168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lowagie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text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pdf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PdfWriter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6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7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171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PdfUserListReportView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extends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AbstractPdfView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7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7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17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@Override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7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17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protected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void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buildPdfDocument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Map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&lt;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Object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Document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document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PdfWriter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writer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HttpServletRequest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request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7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17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HttpServletResponse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response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throws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Exception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7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18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8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18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response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setHeader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"Content-Disposition"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"attachment; filename=\"user_list.pdf\""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8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18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8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18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@SuppressWarnings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"unchecked"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8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18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&lt;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list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&lt;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&gt;)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get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"userList"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8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19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9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19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Table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table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Table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4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9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19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table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addCell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"ID"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9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19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table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addCell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"USERNAME"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9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19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table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addCell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"FIRST NAME"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19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20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table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addCell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"LAST NAME"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0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20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0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20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for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: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){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0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20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table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addCell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valueOf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getId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()));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0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20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lastRenderedPageBreak/>
          <w:t xml:space="preserve">   table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addCell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getUsername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0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21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table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addCell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getFirstname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1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21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table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addCell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getLastname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1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21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1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21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1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21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document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add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table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1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22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2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22" w:author="Unknown"/>
          <w:rFonts w:ascii="Consolas" w:hAnsi="Consolas" w:cs="Consolas"/>
          <w:color w:val="444444"/>
          <w:spacing w:val="8"/>
          <w:sz w:val="15"/>
          <w:szCs w:val="15"/>
        </w:rPr>
      </w:pPr>
      <w:ins w:id="4223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FE4689" w:rsidRDefault="00FE4689" w:rsidP="00FE4689">
      <w:pPr>
        <w:textAlignment w:val="baseline"/>
        <w:rPr>
          <w:ins w:id="4224" w:author="Unknown"/>
          <w:rFonts w:ascii="Roboto" w:hAnsi="Roboto" w:cs="Times New Roman"/>
          <w:color w:val="444444"/>
          <w:spacing w:val="8"/>
          <w:sz w:val="24"/>
          <w:szCs w:val="24"/>
        </w:rPr>
      </w:pPr>
      <w:ins w:id="4225" w:author="Unknown">
        <w:r>
          <w:rPr>
            <w:rFonts w:ascii="Roboto" w:hAnsi="Roboto"/>
            <w:color w:val="444444"/>
            <w:spacing w:val="8"/>
          </w:rPr>
          <w:br/>
        </w:r>
      </w:ins>
    </w:p>
    <w:p w:rsidR="00FE4689" w:rsidRDefault="00FE4689" w:rsidP="00FE4689">
      <w:pPr>
        <w:pStyle w:val="Heading2"/>
        <w:spacing w:before="0" w:beforeAutospacing="0" w:after="0" w:afterAutospacing="0" w:line="223" w:lineRule="atLeast"/>
        <w:textAlignment w:val="baseline"/>
        <w:rPr>
          <w:ins w:id="4226" w:author="Unknown"/>
          <w:rFonts w:ascii="Roboto" w:hAnsi="Roboto"/>
          <w:color w:val="242D36"/>
          <w:spacing w:val="8"/>
          <w:sz w:val="48"/>
          <w:szCs w:val="48"/>
        </w:rPr>
      </w:pPr>
      <w:ins w:id="4227" w:author="Unknown">
        <w:r>
          <w:rPr>
            <w:rFonts w:ascii="inherit" w:hAnsi="inherit"/>
            <w:color w:val="242D36"/>
            <w:spacing w:val="8"/>
            <w:bdr w:val="none" w:sz="0" w:space="0" w:color="auto" w:frame="1"/>
          </w:rPr>
          <w:t>Creating Controller Layer</w:t>
        </w:r>
      </w:ins>
    </w:p>
    <w:p w:rsidR="00FE4689" w:rsidRDefault="00FE4689" w:rsidP="00FE4689">
      <w:pPr>
        <w:textAlignment w:val="baseline"/>
        <w:rPr>
          <w:ins w:id="4228" w:author="Unknown"/>
          <w:rFonts w:ascii="Roboto" w:hAnsi="Roboto"/>
          <w:color w:val="444444"/>
          <w:spacing w:val="8"/>
          <w:sz w:val="24"/>
          <w:szCs w:val="24"/>
        </w:rPr>
      </w:pPr>
      <w:ins w:id="4229" w:author="Unknown">
        <w:r>
          <w:rPr>
            <w:rFonts w:ascii="Roboto" w:hAnsi="Roboto"/>
            <w:color w:val="444444"/>
            <w:spacing w:val="8"/>
          </w:rPr>
          <w:t>Create a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</w:rPr>
          <w:t>ReportController </w:t>
        </w:r>
        <w:r>
          <w:rPr>
            <w:rFonts w:ascii="Roboto" w:hAnsi="Roboto"/>
            <w:color w:val="444444"/>
            <w:spacing w:val="8"/>
          </w:rPr>
          <w:t>under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</w:rPr>
          <w:t>com.jackrutorial.controller</w:t>
        </w:r>
        <w:r>
          <w:rPr>
            <w:rFonts w:ascii="Roboto" w:hAnsi="Roboto"/>
            <w:color w:val="444444"/>
            <w:spacing w:val="8"/>
          </w:rPr>
          <w:t> package and write the following code in it.</w:t>
        </w:r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Roboto" w:hAnsi="Roboto"/>
            <w:color w:val="444444"/>
            <w:spacing w:val="8"/>
          </w:rPr>
          <w:br/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3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231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package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controller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3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3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234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java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util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ArrayList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3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236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java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util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3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3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239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javax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servlet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http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HttpServletRequest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4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241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javax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servlet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http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HttpServletResponse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4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4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244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stereotype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Controller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4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246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bind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RequestMapping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4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248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bind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annotation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RequestMethod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4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250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org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springframework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web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servlet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ModelAndView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5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5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253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model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5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255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view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ExcelUserListReportView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5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257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import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com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jackrutorial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view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PdfUserListReportView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5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5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260" w:author="Unknown"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@Controller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6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262" w:author="Unknown"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@RequestMapping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"/"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6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264" w:author="Unknown"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class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ReportController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{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6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26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6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26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@RequestMapping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"/report"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method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RequestMethod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6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27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public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ModelAndView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userListReport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HttpServletRequest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req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HttpServletResponse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res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){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7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27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7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27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String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typeReport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req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getParameter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"type"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7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27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7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27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&lt;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list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ArrayList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&lt;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&gt;();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7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28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add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1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"username 1"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"First name 1"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"Last name 1"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8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28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add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2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"username 2"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"First name 2"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"Last name 2"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8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28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add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3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"username 3"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"First name 3"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"Last name 3"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8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28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add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4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"username 4"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"First name 4"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"Last name 4"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8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28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add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User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lit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5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"username 5"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"First name 5"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"Last name 5"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8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29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9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29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if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typeReport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!=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null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&amp;&amp;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typeReport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equals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"xls"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)){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9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29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ModelAndView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ExcelUserListReportView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"userList"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9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29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else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if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typeReport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!=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null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&amp;&amp;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typeReport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.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equals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"pdf"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)){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9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29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ModelAndView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PdfUserListReportView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(),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"userList"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29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300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30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302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30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304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return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kwd"/>
            <w:rFonts w:ascii="Consolas" w:hAnsi="Consolas" w:cs="Consolas"/>
            <w:color w:val="AD2BEE"/>
            <w:spacing w:val="8"/>
            <w:sz w:val="15"/>
            <w:szCs w:val="15"/>
            <w:bdr w:val="none" w:sz="0" w:space="0" w:color="auto" w:frame="1"/>
          </w:rPr>
          <w:t>new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yp"/>
            <w:rFonts w:ascii="Consolas" w:hAnsi="Consolas" w:cs="Consolas"/>
            <w:color w:val="3D62F5"/>
            <w:spacing w:val="8"/>
            <w:sz w:val="15"/>
            <w:szCs w:val="15"/>
            <w:bdr w:val="none" w:sz="0" w:space="0" w:color="auto" w:frame="1"/>
          </w:rPr>
          <w:t>ModelAndView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(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"userListReport"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"userList"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,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list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);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30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306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307" w:author="Unknown"/>
          <w:rFonts w:ascii="Consolas" w:hAnsi="Consolas" w:cs="Consolas"/>
          <w:color w:val="444444"/>
          <w:spacing w:val="8"/>
          <w:sz w:val="15"/>
          <w:szCs w:val="15"/>
        </w:rPr>
      </w:pPr>
      <w:ins w:id="4308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}</w:t>
        </w:r>
      </w:ins>
    </w:p>
    <w:p w:rsidR="00FE4689" w:rsidRDefault="00FE4689" w:rsidP="00FE4689">
      <w:pPr>
        <w:textAlignment w:val="baseline"/>
        <w:rPr>
          <w:ins w:id="4309" w:author="Unknown"/>
          <w:rFonts w:ascii="Roboto" w:hAnsi="Roboto" w:cs="Times New Roman"/>
          <w:color w:val="444444"/>
          <w:spacing w:val="8"/>
          <w:sz w:val="24"/>
          <w:szCs w:val="24"/>
        </w:rPr>
      </w:pPr>
      <w:ins w:id="4310" w:author="Unknown">
        <w:r>
          <w:rPr>
            <w:rFonts w:ascii="Roboto" w:hAnsi="Roboto"/>
            <w:color w:val="444444"/>
            <w:spacing w:val="8"/>
          </w:rPr>
          <w:br/>
        </w:r>
      </w:ins>
    </w:p>
    <w:p w:rsidR="00FE4689" w:rsidRDefault="00FE4689" w:rsidP="00FE4689">
      <w:pPr>
        <w:pStyle w:val="Heading2"/>
        <w:spacing w:before="405" w:beforeAutospacing="0" w:after="405" w:afterAutospacing="0" w:line="223" w:lineRule="atLeast"/>
        <w:textAlignment w:val="baseline"/>
        <w:rPr>
          <w:ins w:id="4311" w:author="Unknown"/>
          <w:rFonts w:ascii="Roboto" w:hAnsi="Roboto"/>
          <w:color w:val="242D36"/>
          <w:spacing w:val="8"/>
          <w:sz w:val="48"/>
          <w:szCs w:val="48"/>
        </w:rPr>
      </w:pPr>
      <w:ins w:id="4312" w:author="Unknown">
        <w:r>
          <w:rPr>
            <w:rFonts w:ascii="Roboto" w:hAnsi="Roboto"/>
            <w:color w:val="242D36"/>
            <w:spacing w:val="8"/>
            <w:sz w:val="48"/>
            <w:szCs w:val="48"/>
          </w:rPr>
          <w:lastRenderedPageBreak/>
          <w:t>Creating JSP Views</w:t>
        </w:r>
      </w:ins>
    </w:p>
    <w:p w:rsidR="00FE4689" w:rsidRDefault="00FE4689" w:rsidP="00FE4689">
      <w:pPr>
        <w:textAlignment w:val="baseline"/>
        <w:rPr>
          <w:ins w:id="4313" w:author="Unknown"/>
          <w:rFonts w:ascii="Roboto" w:hAnsi="Roboto"/>
          <w:color w:val="444444"/>
          <w:spacing w:val="8"/>
          <w:sz w:val="24"/>
          <w:szCs w:val="24"/>
        </w:rPr>
      </w:pPr>
      <w:ins w:id="4314" w:author="Unknown"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</w:rPr>
          <w:t>Create jsp folder under src\main\webapp\WEB-INF\ folder.</w:t>
        </w:r>
        <w:r>
          <w:rPr>
            <w:rFonts w:ascii="Roboto" w:hAnsi="Roboto"/>
            <w:color w:val="444444"/>
            <w:spacing w:val="8"/>
          </w:rPr>
          <w:br/>
          <w:t>Create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</w:rPr>
          <w:t>userListReport.jsp</w:t>
        </w:r>
        <w:r>
          <w:rPr>
            <w:rFonts w:ascii="Roboto" w:hAnsi="Roboto"/>
            <w:color w:val="444444"/>
            <w:spacing w:val="8"/>
          </w:rPr>
          <w:t> file under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</w:rPr>
          <w:t>src\main\webapp\WEB-INF\jsp\</w:t>
        </w:r>
        <w:r>
          <w:rPr>
            <w:rFonts w:ascii="Roboto" w:hAnsi="Roboto"/>
            <w:color w:val="444444"/>
            <w:spacing w:val="8"/>
          </w:rPr>
          <w:t> folder and write the following code in it.</w:t>
        </w:r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Roboto" w:hAnsi="Roboto"/>
            <w:color w:val="444444"/>
            <w:spacing w:val="8"/>
          </w:rPr>
          <w:br/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315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316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&lt;%@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page language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"java"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contentType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"text/html; charset=ISO-8859-1"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317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318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pageEncoding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"ISO-8859-1"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%&gt;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319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320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&lt;%@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taglib uri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"http://www.springframework.org/tags"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prefix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"spring"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%&gt;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321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322" w:author="Unknown"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&lt;%@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taglib uri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"http://java.sun.com/jsp/jstl/core"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prefix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str"/>
            <w:rFonts w:ascii="Consolas" w:hAnsi="Consolas" w:cs="Consolas"/>
            <w:color w:val="29A329"/>
            <w:spacing w:val="8"/>
            <w:sz w:val="15"/>
            <w:szCs w:val="15"/>
            <w:bdr w:val="none" w:sz="0" w:space="0" w:color="auto" w:frame="1"/>
          </w:rPr>
          <w:t>"c"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%&gt;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323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324" w:author="Unknown"/>
          <w:rStyle w:val="dec"/>
          <w:rFonts w:ascii="Consolas" w:hAnsi="Consolas" w:cs="Consolas"/>
          <w:color w:val="87711D"/>
          <w:spacing w:val="8"/>
          <w:sz w:val="15"/>
          <w:szCs w:val="15"/>
          <w:bdr w:val="none" w:sz="0" w:space="0" w:color="auto" w:frame="1"/>
        </w:rPr>
      </w:pPr>
      <w:ins w:id="4325" w:author="Unknown">
        <w:r>
          <w:rPr>
            <w:rStyle w:val="dec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 xml:space="preserve">&lt;!DOCTYPE html PUBLIC "-//W3C//DTD HTML 4.01 Transitional//EN" 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32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327" w:author="Unknown">
        <w:r>
          <w:rPr>
            <w:rStyle w:val="dec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 xml:space="preserve"> "http://www.w3.org/TR/html4/loose.dtd"&gt;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32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329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&lt;html&gt;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33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331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&lt;head&gt;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33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333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&lt;meta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http-equiv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"Content-Type"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content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"text/html; charset=ISO-8859-1"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33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335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&lt;title&gt;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Report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&lt;/title&gt;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33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337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&lt;/head&gt;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33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339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&lt;body&gt;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34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34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&lt;table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border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"1"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34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34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&lt;thead&gt;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34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34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&lt;tr&gt;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34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34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ID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&lt;/td&gt;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34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34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USERNAME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&lt;/td&gt;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35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35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FIRST NAME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&lt;/td&gt;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35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35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LAST NAME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&lt;/td&gt;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35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35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&lt;/tr&gt;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35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35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&lt;/thead&gt;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35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35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&lt;tbody&gt;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36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36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&lt;c:forEach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items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"${userList }"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var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"user"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36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36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&lt;tr&gt;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36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36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${user.id }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&lt;/td&gt;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36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36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${user.username }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&lt;/td&gt;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36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36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${user.firstname }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&lt;/td&gt;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37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37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&lt;td&gt;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${user.lastname }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&lt;/td&gt;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37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37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&lt;/tr&gt;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37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37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&lt;/c:forEach&gt;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37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37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&lt;/tbody&gt;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37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37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&lt;/table&gt;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38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38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38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383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&lt;spring:url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"/report/?type=xls"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var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"xlsURL"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/&gt;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384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38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&lt;spring:url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value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"/report/?type=pdf"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var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"pdfURL"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/&gt;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386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387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&lt;a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href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"${xlsURL }"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Download Excel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&lt;/a&gt;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388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389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&lt;a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  <w:r>
          <w:rPr>
            <w:rStyle w:val="atn"/>
            <w:rFonts w:ascii="Consolas" w:hAnsi="Consolas" w:cs="Consolas"/>
            <w:color w:val="87711D"/>
            <w:spacing w:val="8"/>
            <w:sz w:val="15"/>
            <w:szCs w:val="15"/>
            <w:bdr w:val="none" w:sz="0" w:space="0" w:color="auto" w:frame="1"/>
          </w:rPr>
          <w:t>href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=</w:t>
        </w:r>
        <w:r>
          <w:rPr>
            <w:rStyle w:val="atv"/>
            <w:rFonts w:ascii="Consolas" w:hAnsi="Consolas" w:cs="Consolas"/>
            <w:color w:val="1999B3"/>
            <w:spacing w:val="8"/>
            <w:sz w:val="15"/>
            <w:szCs w:val="15"/>
            <w:bdr w:val="none" w:sz="0" w:space="0" w:color="auto" w:frame="1"/>
          </w:rPr>
          <w:t>"${pdfURL }"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&gt;</w:t>
        </w:r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Download PDF</w:t>
        </w:r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&lt;/a&gt;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390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391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 xml:space="preserve"> 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392" w:author="Unknown"/>
          <w:rStyle w:val="pln"/>
          <w:rFonts w:ascii="Consolas" w:hAnsi="Consolas" w:cs="Consolas"/>
          <w:color w:val="131513"/>
          <w:spacing w:val="8"/>
          <w:sz w:val="15"/>
          <w:szCs w:val="15"/>
          <w:bdr w:val="none" w:sz="0" w:space="0" w:color="auto" w:frame="1"/>
        </w:rPr>
      </w:pPr>
      <w:ins w:id="4393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&lt;/body&gt;</w:t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394" w:author="Unknown"/>
          <w:rFonts w:ascii="Consolas" w:hAnsi="Consolas" w:cs="Consolas"/>
          <w:color w:val="444444"/>
          <w:spacing w:val="8"/>
          <w:sz w:val="15"/>
          <w:szCs w:val="15"/>
        </w:rPr>
      </w:pPr>
      <w:ins w:id="4395" w:author="Unknown">
        <w:r>
          <w:rPr>
            <w:rStyle w:val="tag"/>
            <w:rFonts w:ascii="Consolas" w:hAnsi="Consolas" w:cs="Consolas"/>
            <w:color w:val="E6193C"/>
            <w:spacing w:val="8"/>
            <w:sz w:val="15"/>
            <w:szCs w:val="15"/>
            <w:bdr w:val="none" w:sz="0" w:space="0" w:color="auto" w:frame="1"/>
          </w:rPr>
          <w:t>&lt;/html&gt;</w:t>
        </w:r>
      </w:ins>
    </w:p>
    <w:p w:rsidR="00FE4689" w:rsidRDefault="00FE4689" w:rsidP="00FE4689">
      <w:pPr>
        <w:textAlignment w:val="baseline"/>
        <w:rPr>
          <w:ins w:id="4396" w:author="Unknown"/>
          <w:rFonts w:ascii="Roboto" w:hAnsi="Roboto" w:cs="Times New Roman"/>
          <w:color w:val="444444"/>
          <w:spacing w:val="8"/>
          <w:sz w:val="24"/>
          <w:szCs w:val="24"/>
        </w:rPr>
      </w:pPr>
      <w:ins w:id="4397" w:author="Unknown">
        <w:r>
          <w:rPr>
            <w:rFonts w:ascii="Roboto" w:hAnsi="Roboto"/>
            <w:color w:val="444444"/>
            <w:spacing w:val="8"/>
          </w:rPr>
          <w:br/>
        </w:r>
      </w:ins>
    </w:p>
    <w:p w:rsidR="00FE4689" w:rsidRDefault="00FE4689" w:rsidP="00FE4689">
      <w:pPr>
        <w:pStyle w:val="Heading2"/>
        <w:spacing w:before="0" w:beforeAutospacing="0" w:after="0" w:afterAutospacing="0" w:line="223" w:lineRule="atLeast"/>
        <w:textAlignment w:val="baseline"/>
        <w:rPr>
          <w:ins w:id="4398" w:author="Unknown"/>
          <w:rFonts w:ascii="Roboto" w:hAnsi="Roboto"/>
          <w:color w:val="242D36"/>
          <w:spacing w:val="8"/>
          <w:sz w:val="48"/>
          <w:szCs w:val="48"/>
        </w:rPr>
      </w:pPr>
      <w:ins w:id="4399" w:author="Unknown">
        <w:r>
          <w:rPr>
            <w:rFonts w:ascii="inherit" w:hAnsi="inherit"/>
            <w:color w:val="242D36"/>
            <w:spacing w:val="8"/>
            <w:bdr w:val="none" w:sz="0" w:space="0" w:color="auto" w:frame="1"/>
          </w:rPr>
          <w:t>Configuring Apache Tomcat</w:t>
        </w:r>
      </w:ins>
    </w:p>
    <w:p w:rsidR="00FE4689" w:rsidRDefault="00FE4689" w:rsidP="00FE4689">
      <w:pPr>
        <w:spacing w:after="240"/>
        <w:textAlignment w:val="baseline"/>
        <w:rPr>
          <w:ins w:id="4400" w:author="Unknown"/>
          <w:rFonts w:ascii="Roboto" w:hAnsi="Roboto"/>
          <w:color w:val="444444"/>
          <w:spacing w:val="8"/>
          <w:sz w:val="24"/>
          <w:szCs w:val="24"/>
        </w:rPr>
      </w:pPr>
      <w:ins w:id="4401" w:author="Unknown"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</w:rPr>
          <w:t>Watch video add Apache Tomcat Server in Eclipse IDE.</w:t>
        </w:r>
      </w:ins>
    </w:p>
    <w:p w:rsidR="00FE4689" w:rsidRDefault="00FE4689" w:rsidP="00FE4689">
      <w:pPr>
        <w:spacing w:after="0"/>
        <w:textAlignment w:val="baseline"/>
        <w:rPr>
          <w:ins w:id="4402" w:author="Unknown"/>
          <w:rFonts w:ascii="Roboto" w:hAnsi="Roboto"/>
          <w:color w:val="444444"/>
          <w:spacing w:val="8"/>
        </w:rPr>
      </w:pPr>
      <w:ins w:id="4403" w:author="Unknown"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Roboto" w:hAnsi="Roboto"/>
            <w:color w:val="444444"/>
            <w:spacing w:val="8"/>
          </w:rPr>
          <w:br/>
          <w:t>Enter the following to the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</w:rPr>
          <w:t>Host </w:t>
        </w:r>
        <w:r>
          <w:rPr>
            <w:rFonts w:ascii="Roboto" w:hAnsi="Roboto"/>
            <w:color w:val="444444"/>
            <w:spacing w:val="8"/>
          </w:rPr>
          <w:t>node in the </w:t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</w:rPr>
          <w:t>TOMCAT_HOME/conf/server.xml</w:t>
        </w:r>
        <w:r>
          <w:rPr>
            <w:rFonts w:ascii="Roboto" w:hAnsi="Roboto"/>
            <w:color w:val="444444"/>
            <w:spacing w:val="8"/>
          </w:rPr>
          <w:t>.</w:t>
        </w:r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inherit" w:hAnsi="inherit"/>
            <w:b/>
            <w:bCs/>
            <w:i/>
            <w:iCs/>
            <w:color w:val="444444"/>
            <w:spacing w:val="8"/>
            <w:bdr w:val="none" w:sz="0" w:space="0" w:color="auto" w:frame="1"/>
          </w:rPr>
          <w:lastRenderedPageBreak/>
          <w:t>&lt;Context docBase="[PROJECT_LOCATION]\SpringMvcExportFileExample\target\SpringMvcExportFileExample-0.0.1-SNAPSHOT\" path="/SpringMvcExportFileExample" reloadable="true" &gt;</w:t>
        </w:r>
        <w:r>
          <w:rPr>
            <w:rFonts w:ascii="Roboto" w:hAnsi="Roboto"/>
            <w:color w:val="444444"/>
            <w:spacing w:val="8"/>
          </w:rPr>
          <w:br/>
        </w:r>
        <w:r>
          <w:rPr>
            <w:rFonts w:ascii="Roboto" w:hAnsi="Roboto"/>
            <w:color w:val="444444"/>
            <w:spacing w:val="8"/>
          </w:rPr>
          <w:br/>
        </w:r>
      </w:ins>
    </w:p>
    <w:p w:rsidR="00FE4689" w:rsidRDefault="00FE4689" w:rsidP="00FE4689">
      <w:pPr>
        <w:pStyle w:val="Heading2"/>
        <w:spacing w:before="0" w:beforeAutospacing="0" w:after="0" w:afterAutospacing="0" w:line="223" w:lineRule="atLeast"/>
        <w:textAlignment w:val="baseline"/>
        <w:rPr>
          <w:ins w:id="4404" w:author="Unknown"/>
          <w:rFonts w:ascii="Roboto" w:hAnsi="Roboto"/>
          <w:color w:val="242D36"/>
          <w:spacing w:val="8"/>
          <w:sz w:val="48"/>
          <w:szCs w:val="48"/>
        </w:rPr>
      </w:pPr>
      <w:ins w:id="4405" w:author="Unknown">
        <w:r>
          <w:rPr>
            <w:rFonts w:ascii="inherit" w:hAnsi="inherit"/>
            <w:color w:val="242D36"/>
            <w:spacing w:val="8"/>
            <w:bdr w:val="none" w:sz="0" w:space="0" w:color="auto" w:frame="1"/>
          </w:rPr>
          <w:t>Run &amp; Check result</w:t>
        </w:r>
      </w:ins>
    </w:p>
    <w:p w:rsidR="00FE4689" w:rsidRDefault="00FE4689" w:rsidP="00FE4689">
      <w:pPr>
        <w:textAlignment w:val="baseline"/>
        <w:rPr>
          <w:ins w:id="4406" w:author="Unknown"/>
          <w:rFonts w:ascii="Roboto" w:hAnsi="Roboto"/>
          <w:color w:val="444444"/>
          <w:spacing w:val="8"/>
          <w:sz w:val="24"/>
          <w:szCs w:val="24"/>
        </w:rPr>
      </w:pPr>
      <w:ins w:id="4407" w:author="Unknown">
        <w:r>
          <w:rPr>
            <w:rFonts w:ascii="Roboto" w:hAnsi="Roboto"/>
            <w:color w:val="444444"/>
            <w:spacing w:val="8"/>
          </w:rPr>
          <w:br/>
        </w:r>
      </w:ins>
    </w:p>
    <w:p w:rsidR="00FE4689" w:rsidRDefault="00FE4689" w:rsidP="00FE4689">
      <w:pPr>
        <w:numPr>
          <w:ilvl w:val="0"/>
          <w:numId w:val="30"/>
        </w:numPr>
        <w:spacing w:before="120" w:after="60" w:line="240" w:lineRule="auto"/>
        <w:ind w:left="528" w:firstLine="0"/>
        <w:textAlignment w:val="baseline"/>
        <w:rPr>
          <w:ins w:id="4408" w:author="Unknown"/>
          <w:rFonts w:ascii="inherit" w:hAnsi="inherit"/>
          <w:color w:val="666666"/>
          <w:spacing w:val="8"/>
          <w:sz w:val="23"/>
          <w:szCs w:val="23"/>
        </w:rPr>
      </w:pPr>
      <w:ins w:id="4409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Start Apache Tomcat from Eclipse IDE.</w:t>
        </w:r>
      </w:ins>
    </w:p>
    <w:p w:rsidR="00FE4689" w:rsidRDefault="00FE4689" w:rsidP="00FE4689">
      <w:pPr>
        <w:numPr>
          <w:ilvl w:val="0"/>
          <w:numId w:val="30"/>
        </w:numPr>
        <w:spacing w:before="120" w:after="60" w:line="240" w:lineRule="auto"/>
        <w:ind w:left="528" w:firstLine="0"/>
        <w:textAlignment w:val="baseline"/>
        <w:rPr>
          <w:ins w:id="4410" w:author="Unknown"/>
          <w:rFonts w:ascii="inherit" w:hAnsi="inherit"/>
          <w:color w:val="666666"/>
          <w:spacing w:val="8"/>
          <w:sz w:val="23"/>
          <w:szCs w:val="23"/>
        </w:rPr>
      </w:pPr>
      <w:ins w:id="4411" w:author="Unknown">
        <w:r>
          <w:rPr>
            <w:rFonts w:ascii="inherit" w:hAnsi="inherit"/>
            <w:color w:val="666666"/>
            <w:spacing w:val="8"/>
            <w:sz w:val="23"/>
            <w:szCs w:val="23"/>
          </w:rPr>
          <w:t>Type the following URLs in browser's address bar to open the report page.</w:t>
        </w:r>
      </w:ins>
    </w:p>
    <w:p w:rsidR="00FE4689" w:rsidRDefault="00FE4689" w:rsidP="00FE4689">
      <w:pPr>
        <w:spacing w:after="0"/>
        <w:textAlignment w:val="baseline"/>
        <w:rPr>
          <w:ins w:id="4412" w:author="Unknown"/>
          <w:rFonts w:ascii="Roboto" w:hAnsi="Roboto"/>
          <w:color w:val="444444"/>
          <w:spacing w:val="8"/>
          <w:sz w:val="24"/>
          <w:szCs w:val="24"/>
        </w:rPr>
      </w:pPr>
      <w:ins w:id="4413" w:author="Unknown">
        <w:r>
          <w:rPr>
            <w:rFonts w:ascii="Roboto" w:hAnsi="Roboto"/>
            <w:color w:val="444444"/>
            <w:spacing w:val="8"/>
          </w:rPr>
          <w:br/>
        </w:r>
      </w:ins>
    </w:p>
    <w:p w:rsidR="00FE4689" w:rsidRDefault="00FE4689" w:rsidP="00FE468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4FBF4"/>
        <w:textAlignment w:val="baseline"/>
        <w:rPr>
          <w:ins w:id="4414" w:author="Unknown"/>
          <w:rFonts w:ascii="Consolas" w:hAnsi="Consolas" w:cs="Consolas"/>
          <w:color w:val="444444"/>
          <w:spacing w:val="8"/>
          <w:sz w:val="15"/>
          <w:szCs w:val="15"/>
        </w:rPr>
      </w:pPr>
      <w:ins w:id="4415" w:author="Unknown">
        <w:r>
          <w:rPr>
            <w:rStyle w:val="pl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http</w:t>
        </w:r>
        <w:r>
          <w:rPr>
            <w:rStyle w:val="pun"/>
            <w:rFonts w:ascii="Consolas" w:hAnsi="Consolas" w:cs="Consolas"/>
            <w:color w:val="131513"/>
            <w:spacing w:val="8"/>
            <w:sz w:val="15"/>
            <w:szCs w:val="15"/>
            <w:bdr w:val="none" w:sz="0" w:space="0" w:color="auto" w:frame="1"/>
          </w:rPr>
          <w:t>:</w:t>
        </w:r>
        <w:r>
          <w:rPr>
            <w:rStyle w:val="com"/>
            <w:rFonts w:ascii="Consolas" w:eastAsiaTheme="majorEastAsia" w:hAnsi="Consolas" w:cs="Consolas"/>
            <w:color w:val="809980"/>
            <w:spacing w:val="8"/>
            <w:sz w:val="15"/>
            <w:szCs w:val="15"/>
            <w:bdr w:val="none" w:sz="0" w:space="0" w:color="auto" w:frame="1"/>
          </w:rPr>
          <w:t>//localhost:8080/SpringMvcExportFileExample/report</w:t>
        </w:r>
      </w:ins>
    </w:p>
    <w:p w:rsidR="00FE4689" w:rsidRDefault="00FE4689" w:rsidP="00FE4689">
      <w:pPr>
        <w:textAlignment w:val="baseline"/>
        <w:rPr>
          <w:ins w:id="4416" w:author="Unknown"/>
          <w:rFonts w:ascii="Roboto" w:hAnsi="Roboto" w:cs="Times New Roman"/>
          <w:color w:val="444444"/>
          <w:spacing w:val="8"/>
          <w:sz w:val="24"/>
          <w:szCs w:val="24"/>
        </w:rPr>
      </w:pPr>
    </w:p>
    <w:p w:rsidR="00FE4689" w:rsidRDefault="00FE4689" w:rsidP="00FE4689">
      <w:pPr>
        <w:jc w:val="center"/>
        <w:textAlignment w:val="baseline"/>
        <w:rPr>
          <w:ins w:id="4417" w:author="Unknown"/>
          <w:rFonts w:ascii="Roboto" w:hAnsi="Roboto"/>
          <w:color w:val="444444"/>
          <w:spacing w:val="8"/>
        </w:rPr>
      </w:pPr>
      <w:ins w:id="4418" w:author="Unknown">
        <w:r>
          <w:rPr>
            <w:rFonts w:ascii="Roboto" w:hAnsi="Roboto"/>
            <w:color w:val="444444"/>
            <w:spacing w:val="8"/>
          </w:rPr>
          <w:fldChar w:fldCharType="begin"/>
        </w:r>
        <w:r>
          <w:rPr>
            <w:rFonts w:ascii="Roboto" w:hAnsi="Roboto"/>
            <w:color w:val="444444"/>
            <w:spacing w:val="8"/>
          </w:rPr>
          <w:instrText xml:space="preserve"> HYPERLINK "https://3.bp.blogspot.com/-uE0HjP378oo/WoKyBm3zVHI/AAAAAAAAAPU/h0bHEq67wVwEZwcT9k12g8MKhHgqDrWDQCLcBGAs/s1600/report_page.jpg" </w:instrText>
        </w:r>
        <w:r>
          <w:rPr>
            <w:rFonts w:ascii="Roboto" w:hAnsi="Roboto"/>
            <w:color w:val="444444"/>
            <w:spacing w:val="8"/>
          </w:rPr>
          <w:fldChar w:fldCharType="separate"/>
        </w:r>
      </w:ins>
      <w:r>
        <w:rPr>
          <w:rFonts w:ascii="Roboto" w:hAnsi="Roboto"/>
          <w:noProof/>
          <w:color w:val="F45145"/>
          <w:spacing w:val="8"/>
          <w:bdr w:val="none" w:sz="0" w:space="0" w:color="auto" w:frame="1"/>
        </w:rPr>
        <w:drawing>
          <wp:inline distT="0" distB="0" distL="0" distR="0">
            <wp:extent cx="6096000" cy="2819400"/>
            <wp:effectExtent l="0" t="0" r="0" b="0"/>
            <wp:docPr id="35" name="Picture 35" descr="Generate Excel file And PDF file in Spring 4 MVC Tutorial Report Page">
              <a:hlinkClick xmlns:a="http://schemas.openxmlformats.org/drawingml/2006/main" r:id="rId8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Generate Excel file And PDF file in Spring 4 MVC Tutorial Report Page">
                      <a:hlinkClick r:id="rId8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ins w:id="4419" w:author="Unknown">
        <w:r>
          <w:rPr>
            <w:rStyle w:val="Hyperlink"/>
            <w:rFonts w:ascii="Roboto" w:hAnsi="Roboto"/>
            <w:color w:val="F45145"/>
            <w:spacing w:val="8"/>
            <w:bdr w:val="none" w:sz="0" w:space="0" w:color="auto" w:frame="1"/>
          </w:rPr>
          <w:t> </w:t>
        </w:r>
        <w:r>
          <w:rPr>
            <w:rFonts w:ascii="Roboto" w:hAnsi="Roboto"/>
            <w:color w:val="444444"/>
            <w:spacing w:val="8"/>
          </w:rPr>
          <w:fldChar w:fldCharType="end"/>
        </w:r>
      </w:ins>
    </w:p>
    <w:p w:rsidR="00FE4689" w:rsidRDefault="00FE4689" w:rsidP="00FE4689">
      <w:pPr>
        <w:jc w:val="center"/>
        <w:textAlignment w:val="baseline"/>
        <w:rPr>
          <w:ins w:id="4420" w:author="Unknown"/>
          <w:rFonts w:ascii="Roboto" w:hAnsi="Roboto"/>
          <w:color w:val="444444"/>
          <w:spacing w:val="8"/>
        </w:rPr>
      </w:pPr>
      <w:r>
        <w:rPr>
          <w:rFonts w:ascii="Roboto" w:hAnsi="Roboto"/>
          <w:noProof/>
          <w:color w:val="F45145"/>
          <w:spacing w:val="8"/>
          <w:bdr w:val="none" w:sz="0" w:space="0" w:color="auto" w:frame="1"/>
        </w:rPr>
        <w:lastRenderedPageBreak/>
        <w:drawing>
          <wp:inline distT="0" distB="0" distL="0" distR="0">
            <wp:extent cx="6096000" cy="3185160"/>
            <wp:effectExtent l="0" t="0" r="0" b="0"/>
            <wp:docPr id="34" name="Picture 34" descr="Generate Excel file And PDF file in Spring 4 MVC Tutorial Report Excel">
              <a:hlinkClick xmlns:a="http://schemas.openxmlformats.org/drawingml/2006/main" r:id="rId9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Generate Excel file And PDF file in Spring 4 MVC Tutorial Report Excel">
                      <a:hlinkClick r:id="rId9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689" w:rsidRDefault="00FE4689" w:rsidP="00FE4689">
      <w:pPr>
        <w:jc w:val="center"/>
        <w:textAlignment w:val="baseline"/>
        <w:rPr>
          <w:ins w:id="4421" w:author="Unknown"/>
          <w:rFonts w:ascii="Roboto" w:hAnsi="Roboto"/>
          <w:color w:val="444444"/>
          <w:spacing w:val="8"/>
        </w:rPr>
      </w:pPr>
    </w:p>
    <w:p w:rsidR="00FE4689" w:rsidRDefault="00FE4689" w:rsidP="00FE4689">
      <w:pPr>
        <w:jc w:val="center"/>
        <w:textAlignment w:val="baseline"/>
        <w:rPr>
          <w:ins w:id="4422" w:author="Unknown"/>
          <w:rFonts w:ascii="Roboto" w:hAnsi="Roboto"/>
          <w:color w:val="444444"/>
          <w:spacing w:val="8"/>
        </w:rPr>
      </w:pPr>
      <w:r>
        <w:rPr>
          <w:rFonts w:ascii="Roboto" w:hAnsi="Roboto"/>
          <w:noProof/>
          <w:color w:val="F45145"/>
          <w:spacing w:val="8"/>
          <w:bdr w:val="none" w:sz="0" w:space="0" w:color="auto" w:frame="1"/>
        </w:rPr>
        <w:drawing>
          <wp:inline distT="0" distB="0" distL="0" distR="0">
            <wp:extent cx="6096000" cy="3368040"/>
            <wp:effectExtent l="0" t="0" r="0" b="3810"/>
            <wp:docPr id="33" name="Picture 33" descr="Generate Excel file And PDF file in Spring 4 MVC Tutorial Report Pdf">
              <a:hlinkClick xmlns:a="http://schemas.openxmlformats.org/drawingml/2006/main" r:id="rId9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Generate Excel file And PDF file in Spring 4 MVC Tutorial Report Pdf">
                      <a:hlinkClick r:id="rId9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689" w:rsidRDefault="00FE4689" w:rsidP="00FE4689"/>
    <w:p w:rsidR="00FE4689" w:rsidRDefault="00FE4689" w:rsidP="00FE4689"/>
    <w:sectPr w:rsidR="00FE46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Roboto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567619"/>
    <w:multiLevelType w:val="multilevel"/>
    <w:tmpl w:val="E3EC7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A283F57"/>
    <w:multiLevelType w:val="multilevel"/>
    <w:tmpl w:val="38C41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AC26C96"/>
    <w:multiLevelType w:val="multilevel"/>
    <w:tmpl w:val="E4484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CBE0DBC"/>
    <w:multiLevelType w:val="multilevel"/>
    <w:tmpl w:val="13A05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0FBC4C2D"/>
    <w:multiLevelType w:val="multilevel"/>
    <w:tmpl w:val="42980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119D6437"/>
    <w:multiLevelType w:val="multilevel"/>
    <w:tmpl w:val="A6303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16613BEF"/>
    <w:multiLevelType w:val="multilevel"/>
    <w:tmpl w:val="232A6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20481994"/>
    <w:multiLevelType w:val="multilevel"/>
    <w:tmpl w:val="D9D20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234C42D8"/>
    <w:multiLevelType w:val="multilevel"/>
    <w:tmpl w:val="2C760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23B91B6F"/>
    <w:multiLevelType w:val="multilevel"/>
    <w:tmpl w:val="735A9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3442121D"/>
    <w:multiLevelType w:val="multilevel"/>
    <w:tmpl w:val="1720A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43C82549"/>
    <w:multiLevelType w:val="multilevel"/>
    <w:tmpl w:val="2F24E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45842D54"/>
    <w:multiLevelType w:val="multilevel"/>
    <w:tmpl w:val="3AC27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48DE2FAB"/>
    <w:multiLevelType w:val="multilevel"/>
    <w:tmpl w:val="FBA44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4CF93D67"/>
    <w:multiLevelType w:val="multilevel"/>
    <w:tmpl w:val="9F949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597E0E31"/>
    <w:multiLevelType w:val="multilevel"/>
    <w:tmpl w:val="3F8E8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59A71BCA"/>
    <w:multiLevelType w:val="multilevel"/>
    <w:tmpl w:val="94AC2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5BF45685"/>
    <w:multiLevelType w:val="multilevel"/>
    <w:tmpl w:val="090C8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5C6A0F0B"/>
    <w:multiLevelType w:val="multilevel"/>
    <w:tmpl w:val="B8845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5CED4293"/>
    <w:multiLevelType w:val="multilevel"/>
    <w:tmpl w:val="8D743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5DE84E6F"/>
    <w:multiLevelType w:val="multilevel"/>
    <w:tmpl w:val="726C0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5E7A4A74"/>
    <w:multiLevelType w:val="multilevel"/>
    <w:tmpl w:val="1054D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619676B1"/>
    <w:multiLevelType w:val="multilevel"/>
    <w:tmpl w:val="4CB66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664365A1"/>
    <w:multiLevelType w:val="multilevel"/>
    <w:tmpl w:val="28C43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67AA30EB"/>
    <w:multiLevelType w:val="multilevel"/>
    <w:tmpl w:val="CB38A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699704C9"/>
    <w:multiLevelType w:val="multilevel"/>
    <w:tmpl w:val="A5820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6AAF00DC"/>
    <w:multiLevelType w:val="multilevel"/>
    <w:tmpl w:val="4A16B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78B75B92"/>
    <w:multiLevelType w:val="multilevel"/>
    <w:tmpl w:val="64AA6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7D0864BF"/>
    <w:multiLevelType w:val="multilevel"/>
    <w:tmpl w:val="A2342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7D865468"/>
    <w:multiLevelType w:val="multilevel"/>
    <w:tmpl w:val="BBC88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3"/>
  </w:num>
  <w:num w:numId="2">
    <w:abstractNumId w:val="3"/>
  </w:num>
  <w:num w:numId="3">
    <w:abstractNumId w:val="25"/>
  </w:num>
  <w:num w:numId="4">
    <w:abstractNumId w:val="24"/>
  </w:num>
  <w:num w:numId="5">
    <w:abstractNumId w:val="22"/>
  </w:num>
  <w:num w:numId="6">
    <w:abstractNumId w:val="13"/>
  </w:num>
  <w:num w:numId="7">
    <w:abstractNumId w:val="19"/>
  </w:num>
  <w:num w:numId="8">
    <w:abstractNumId w:val="15"/>
  </w:num>
  <w:num w:numId="9">
    <w:abstractNumId w:val="17"/>
  </w:num>
  <w:num w:numId="10">
    <w:abstractNumId w:val="11"/>
  </w:num>
  <w:num w:numId="11">
    <w:abstractNumId w:val="26"/>
  </w:num>
  <w:num w:numId="12">
    <w:abstractNumId w:val="18"/>
  </w:num>
  <w:num w:numId="13">
    <w:abstractNumId w:val="27"/>
  </w:num>
  <w:num w:numId="14">
    <w:abstractNumId w:val="0"/>
  </w:num>
  <w:num w:numId="15">
    <w:abstractNumId w:val="6"/>
  </w:num>
  <w:num w:numId="16">
    <w:abstractNumId w:val="4"/>
  </w:num>
  <w:num w:numId="17">
    <w:abstractNumId w:val="16"/>
  </w:num>
  <w:num w:numId="18">
    <w:abstractNumId w:val="7"/>
  </w:num>
  <w:num w:numId="19">
    <w:abstractNumId w:val="2"/>
  </w:num>
  <w:num w:numId="20">
    <w:abstractNumId w:val="21"/>
  </w:num>
  <w:num w:numId="21">
    <w:abstractNumId w:val="9"/>
  </w:num>
  <w:num w:numId="22">
    <w:abstractNumId w:val="29"/>
  </w:num>
  <w:num w:numId="23">
    <w:abstractNumId w:val="12"/>
  </w:num>
  <w:num w:numId="24">
    <w:abstractNumId w:val="10"/>
  </w:num>
  <w:num w:numId="25">
    <w:abstractNumId w:val="8"/>
  </w:num>
  <w:num w:numId="26">
    <w:abstractNumId w:val="5"/>
  </w:num>
  <w:num w:numId="27">
    <w:abstractNumId w:val="20"/>
  </w:num>
  <w:num w:numId="28">
    <w:abstractNumId w:val="14"/>
  </w:num>
  <w:num w:numId="29">
    <w:abstractNumId w:val="28"/>
  </w:num>
  <w:num w:numId="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20B0"/>
    <w:rsid w:val="00835752"/>
    <w:rsid w:val="00B403B1"/>
    <w:rsid w:val="00BD4EC4"/>
    <w:rsid w:val="00C458C2"/>
    <w:rsid w:val="00CB4715"/>
    <w:rsid w:val="00D020B0"/>
    <w:rsid w:val="00FE4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03B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83575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35752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57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5752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835752"/>
  </w:style>
  <w:style w:type="character" w:customStyle="1" w:styleId="str">
    <w:name w:val="str"/>
    <w:basedOn w:val="DefaultParagraphFont"/>
    <w:rsid w:val="00835752"/>
  </w:style>
  <w:style w:type="character" w:customStyle="1" w:styleId="pun">
    <w:name w:val="pun"/>
    <w:basedOn w:val="DefaultParagraphFont"/>
    <w:rsid w:val="00835752"/>
  </w:style>
  <w:style w:type="character" w:customStyle="1" w:styleId="kwd">
    <w:name w:val="kwd"/>
    <w:basedOn w:val="DefaultParagraphFont"/>
    <w:rsid w:val="00835752"/>
  </w:style>
  <w:style w:type="character" w:customStyle="1" w:styleId="lit">
    <w:name w:val="lit"/>
    <w:basedOn w:val="DefaultParagraphFont"/>
    <w:rsid w:val="00835752"/>
  </w:style>
  <w:style w:type="character" w:customStyle="1" w:styleId="typ">
    <w:name w:val="typ"/>
    <w:basedOn w:val="DefaultParagraphFont"/>
    <w:rsid w:val="00835752"/>
  </w:style>
  <w:style w:type="character" w:styleId="Hyperlink">
    <w:name w:val="Hyperlink"/>
    <w:basedOn w:val="DefaultParagraphFont"/>
    <w:uiPriority w:val="99"/>
    <w:semiHidden/>
    <w:unhideWhenUsed/>
    <w:rsid w:val="0083575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35752"/>
    <w:rPr>
      <w:color w:val="800080"/>
      <w:u w:val="single"/>
    </w:rPr>
  </w:style>
  <w:style w:type="character" w:customStyle="1" w:styleId="tag">
    <w:name w:val="tag"/>
    <w:basedOn w:val="DefaultParagraphFont"/>
    <w:rsid w:val="00835752"/>
  </w:style>
  <w:style w:type="character" w:customStyle="1" w:styleId="atn">
    <w:name w:val="atn"/>
    <w:basedOn w:val="DefaultParagraphFont"/>
    <w:rsid w:val="00835752"/>
  </w:style>
  <w:style w:type="character" w:customStyle="1" w:styleId="atv">
    <w:name w:val="atv"/>
    <w:basedOn w:val="DefaultParagraphFont"/>
    <w:rsid w:val="00835752"/>
  </w:style>
  <w:style w:type="character" w:customStyle="1" w:styleId="com">
    <w:name w:val="com"/>
    <w:basedOn w:val="DefaultParagraphFont"/>
    <w:rsid w:val="00835752"/>
  </w:style>
  <w:style w:type="character" w:customStyle="1" w:styleId="dec">
    <w:name w:val="dec"/>
    <w:basedOn w:val="DefaultParagraphFont"/>
    <w:rsid w:val="00835752"/>
  </w:style>
  <w:style w:type="paragraph" w:styleId="BalloonText">
    <w:name w:val="Balloon Text"/>
    <w:basedOn w:val="Normal"/>
    <w:link w:val="BalloonTextChar"/>
    <w:uiPriority w:val="99"/>
    <w:semiHidden/>
    <w:unhideWhenUsed/>
    <w:rsid w:val="008357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75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403B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label-info">
    <w:name w:val="label-info"/>
    <w:basedOn w:val="DefaultParagraphFont"/>
    <w:rsid w:val="00B403B1"/>
  </w:style>
  <w:style w:type="character" w:customStyle="1" w:styleId="time-info">
    <w:name w:val="time-info"/>
    <w:basedOn w:val="DefaultParagraphFont"/>
    <w:rsid w:val="00B403B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03B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83575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35752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57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5752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835752"/>
  </w:style>
  <w:style w:type="character" w:customStyle="1" w:styleId="str">
    <w:name w:val="str"/>
    <w:basedOn w:val="DefaultParagraphFont"/>
    <w:rsid w:val="00835752"/>
  </w:style>
  <w:style w:type="character" w:customStyle="1" w:styleId="pun">
    <w:name w:val="pun"/>
    <w:basedOn w:val="DefaultParagraphFont"/>
    <w:rsid w:val="00835752"/>
  </w:style>
  <w:style w:type="character" w:customStyle="1" w:styleId="kwd">
    <w:name w:val="kwd"/>
    <w:basedOn w:val="DefaultParagraphFont"/>
    <w:rsid w:val="00835752"/>
  </w:style>
  <w:style w:type="character" w:customStyle="1" w:styleId="lit">
    <w:name w:val="lit"/>
    <w:basedOn w:val="DefaultParagraphFont"/>
    <w:rsid w:val="00835752"/>
  </w:style>
  <w:style w:type="character" w:customStyle="1" w:styleId="typ">
    <w:name w:val="typ"/>
    <w:basedOn w:val="DefaultParagraphFont"/>
    <w:rsid w:val="00835752"/>
  </w:style>
  <w:style w:type="character" w:styleId="Hyperlink">
    <w:name w:val="Hyperlink"/>
    <w:basedOn w:val="DefaultParagraphFont"/>
    <w:uiPriority w:val="99"/>
    <w:semiHidden/>
    <w:unhideWhenUsed/>
    <w:rsid w:val="0083575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35752"/>
    <w:rPr>
      <w:color w:val="800080"/>
      <w:u w:val="single"/>
    </w:rPr>
  </w:style>
  <w:style w:type="character" w:customStyle="1" w:styleId="tag">
    <w:name w:val="tag"/>
    <w:basedOn w:val="DefaultParagraphFont"/>
    <w:rsid w:val="00835752"/>
  </w:style>
  <w:style w:type="character" w:customStyle="1" w:styleId="atn">
    <w:name w:val="atn"/>
    <w:basedOn w:val="DefaultParagraphFont"/>
    <w:rsid w:val="00835752"/>
  </w:style>
  <w:style w:type="character" w:customStyle="1" w:styleId="atv">
    <w:name w:val="atv"/>
    <w:basedOn w:val="DefaultParagraphFont"/>
    <w:rsid w:val="00835752"/>
  </w:style>
  <w:style w:type="character" w:customStyle="1" w:styleId="com">
    <w:name w:val="com"/>
    <w:basedOn w:val="DefaultParagraphFont"/>
    <w:rsid w:val="00835752"/>
  </w:style>
  <w:style w:type="character" w:customStyle="1" w:styleId="dec">
    <w:name w:val="dec"/>
    <w:basedOn w:val="DefaultParagraphFont"/>
    <w:rsid w:val="00835752"/>
  </w:style>
  <w:style w:type="paragraph" w:styleId="BalloonText">
    <w:name w:val="Balloon Text"/>
    <w:basedOn w:val="Normal"/>
    <w:link w:val="BalloonTextChar"/>
    <w:uiPriority w:val="99"/>
    <w:semiHidden/>
    <w:unhideWhenUsed/>
    <w:rsid w:val="008357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75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403B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label-info">
    <w:name w:val="label-info"/>
    <w:basedOn w:val="DefaultParagraphFont"/>
    <w:rsid w:val="00B403B1"/>
  </w:style>
  <w:style w:type="character" w:customStyle="1" w:styleId="time-info">
    <w:name w:val="time-info"/>
    <w:basedOn w:val="DefaultParagraphFont"/>
    <w:rsid w:val="00B403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518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6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87349">
              <w:marLeft w:val="0"/>
              <w:marRight w:val="0"/>
              <w:marTop w:val="0"/>
              <w:marBottom w:val="225"/>
              <w:divBdr>
                <w:top w:val="single" w:sz="6" w:space="8" w:color="EEEEEE"/>
                <w:left w:val="none" w:sz="0" w:space="0" w:color="auto"/>
                <w:bottom w:val="single" w:sz="6" w:space="8" w:color="EEEEEE"/>
                <w:right w:val="none" w:sz="0" w:space="0" w:color="auto"/>
              </w:divBdr>
            </w:div>
          </w:divsChild>
        </w:div>
        <w:div w:id="143085812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62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4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76413">
              <w:marLeft w:val="0"/>
              <w:marRight w:val="0"/>
              <w:marTop w:val="0"/>
              <w:marBottom w:val="225"/>
              <w:divBdr>
                <w:top w:val="single" w:sz="6" w:space="8" w:color="EEEEEE"/>
                <w:left w:val="none" w:sz="0" w:space="0" w:color="auto"/>
                <w:bottom w:val="single" w:sz="6" w:space="8" w:color="EEEEEE"/>
                <w:right w:val="none" w:sz="0" w:space="0" w:color="auto"/>
              </w:divBdr>
            </w:div>
          </w:divsChild>
        </w:div>
        <w:div w:id="99965021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42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6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243">
              <w:marLeft w:val="0"/>
              <w:marRight w:val="0"/>
              <w:marTop w:val="0"/>
              <w:marBottom w:val="225"/>
              <w:divBdr>
                <w:top w:val="single" w:sz="6" w:space="8" w:color="EEEEEE"/>
                <w:left w:val="none" w:sz="0" w:space="0" w:color="auto"/>
                <w:bottom w:val="single" w:sz="6" w:space="8" w:color="EEEEEE"/>
                <w:right w:val="none" w:sz="0" w:space="0" w:color="auto"/>
              </w:divBdr>
            </w:div>
          </w:divsChild>
        </w:div>
        <w:div w:id="157169381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00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5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420682">
              <w:marLeft w:val="0"/>
              <w:marRight w:val="0"/>
              <w:marTop w:val="0"/>
              <w:marBottom w:val="225"/>
              <w:divBdr>
                <w:top w:val="single" w:sz="6" w:space="8" w:color="EEEEEE"/>
                <w:left w:val="none" w:sz="0" w:space="0" w:color="auto"/>
                <w:bottom w:val="single" w:sz="6" w:space="8" w:color="EEEEEE"/>
                <w:right w:val="none" w:sz="0" w:space="0" w:color="auto"/>
              </w:divBdr>
            </w:div>
          </w:divsChild>
        </w:div>
        <w:div w:id="91963145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34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6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4654">
              <w:marLeft w:val="0"/>
              <w:marRight w:val="0"/>
              <w:marTop w:val="0"/>
              <w:marBottom w:val="225"/>
              <w:divBdr>
                <w:top w:val="single" w:sz="6" w:space="8" w:color="EEEEEE"/>
                <w:left w:val="none" w:sz="0" w:space="0" w:color="auto"/>
                <w:bottom w:val="single" w:sz="6" w:space="8" w:color="EEEEEE"/>
                <w:right w:val="none" w:sz="0" w:space="0" w:color="auto"/>
              </w:divBdr>
            </w:div>
          </w:divsChild>
        </w:div>
        <w:div w:id="134717618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jackrutorial.com/search/label/java%20tutorial?max-results=6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9.jpeg"/><Relationship Id="rId39" Type="http://schemas.openxmlformats.org/officeDocument/2006/relationships/image" Target="media/image14.png"/><Relationship Id="rId21" Type="http://schemas.openxmlformats.org/officeDocument/2006/relationships/hyperlink" Target="https://4.bp.blogspot.com/-E9eOOzbOQUY/WmirUbsBtkI/AAAAAAAAAGM/hpdZL9HUWlU9jK4i-SWWHxRg_4vNVI_0wCPcBGAYYCw/s1600/configuration%2Bapache%2Btomcat%2B7%2Beclipse.jpg" TargetMode="External"/><Relationship Id="rId34" Type="http://schemas.openxmlformats.org/officeDocument/2006/relationships/hyperlink" Target="https://www.jackrutorial.com/search/label/java%20tutorial?max-results=6" TargetMode="External"/><Relationship Id="rId42" Type="http://schemas.openxmlformats.org/officeDocument/2006/relationships/hyperlink" Target="https://1.bp.blogspot.com/-vOiy6EjhCMc/WnHc1RDHkqI/AAAAAAAAAJ0/sKUtAhEFleEdkn9IIsQbv1aRKQgM-qkCwCLcBGAs/s1600/add_user_page.jpg" TargetMode="External"/><Relationship Id="rId47" Type="http://schemas.openxmlformats.org/officeDocument/2006/relationships/hyperlink" Target="https://www.jackrutorial.com/search/label/java%20tutorial?max-results=6" TargetMode="External"/><Relationship Id="rId50" Type="http://schemas.openxmlformats.org/officeDocument/2006/relationships/hyperlink" Target="https://1.bp.blogspot.com/-EqrXe90UeiE/WsY68IfQ8MI/AAAAAAAAAns/3vbw0vtq71InFSPfP9wEmgO0NbkAHsBXwCLcBGAs/s1600/Spring-4-MVC-RESTFul-Web-Services-JSON-CRUD.jpg" TargetMode="External"/><Relationship Id="rId55" Type="http://schemas.openxmlformats.org/officeDocument/2006/relationships/hyperlink" Target="https://3.bp.blogspot.com/-w23uIWuZJV4/WnlcP_d4gYI/AAAAAAAAAOA/dDj9km057xghd_H8u29NOOe5ZX5KgJOLACLcBGAs/s1600/Add%2BUser%2Bpostman%2B-%2BSpring%2B4%2BRestful%2BWeb%2BServices%2BCRUD%2BJSON%2BExample.jpg" TargetMode="External"/><Relationship Id="rId63" Type="http://schemas.openxmlformats.org/officeDocument/2006/relationships/hyperlink" Target="http://localhost:8080/SpringRESTFulExample/delete/1" TargetMode="External"/><Relationship Id="rId68" Type="http://schemas.openxmlformats.org/officeDocument/2006/relationships/hyperlink" Target="https://www.jackrutorial.com/2018/05/spring-mvc-multipart-file-upload-example.html" TargetMode="External"/><Relationship Id="rId76" Type="http://schemas.openxmlformats.org/officeDocument/2006/relationships/hyperlink" Target="https://2.bp.blogspot.com/-wD5yrEwgDcQ/Wv2zFpBbvrI/AAAAAAAAA7M/QXhtVA1vwWgnZco6rBGCvY9kg9fHscL8QCLcBGAs/s1600/upload%2Bfiles%2Bpage.jpg" TargetMode="External"/><Relationship Id="rId84" Type="http://schemas.openxmlformats.org/officeDocument/2006/relationships/hyperlink" Target="https://www.jackrutorial.com/2018/02/generate-excel-file-and-pdf-file-in-spring-4-mvc-using-apache-poi-itext-pdf-tutorial.html" TargetMode="External"/><Relationship Id="rId89" Type="http://schemas.openxmlformats.org/officeDocument/2006/relationships/hyperlink" Target="https://3.bp.blogspot.com/-uE0HjP378oo/WoKyBm3zVHI/AAAAAAAAAPU/h0bHEq67wVwEZwcT9k12g8MKhHgqDrWDQCLcBGAs/s1600/report_page.jpg" TargetMode="External"/><Relationship Id="rId7" Type="http://schemas.openxmlformats.org/officeDocument/2006/relationships/image" Target="media/image1.jpeg"/><Relationship Id="rId71" Type="http://schemas.openxmlformats.org/officeDocument/2006/relationships/image" Target="media/image24.jpeg"/><Relationship Id="rId92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9" Type="http://schemas.openxmlformats.org/officeDocument/2006/relationships/hyperlink" Target="https://2.bp.blogspot.com/-L_mbi92mkxA/Wm_wgXtuHKI/AAAAAAAAAIg/tSe_WZ6Vp6AF3n9V2yrKg7wWd2nlpMHUACLcBGAs/s1600/change_password_page.jpg" TargetMode="External"/><Relationship Id="rId11" Type="http://schemas.openxmlformats.org/officeDocument/2006/relationships/image" Target="media/image3.jpeg"/><Relationship Id="rId24" Type="http://schemas.openxmlformats.org/officeDocument/2006/relationships/image" Target="media/image8.jpeg"/><Relationship Id="rId32" Type="http://schemas.openxmlformats.org/officeDocument/2006/relationships/image" Target="media/image12.jpeg"/><Relationship Id="rId37" Type="http://schemas.openxmlformats.org/officeDocument/2006/relationships/image" Target="media/image13.jpeg"/><Relationship Id="rId40" Type="http://schemas.openxmlformats.org/officeDocument/2006/relationships/hyperlink" Target="https://3.bp.blogspot.com/-0caw3pqUMmE/WnGaELUAJVI/AAAAAAAAAJo/6HQMVQUvoFAhCs7hJNJjmJ-KNJW8zBdewCLcBGAs/s1600/user_list_page.jpg" TargetMode="External"/><Relationship Id="rId45" Type="http://schemas.openxmlformats.org/officeDocument/2006/relationships/image" Target="media/image17.jpeg"/><Relationship Id="rId53" Type="http://schemas.openxmlformats.org/officeDocument/2006/relationships/image" Target="media/image19.jpeg"/><Relationship Id="rId58" Type="http://schemas.openxmlformats.org/officeDocument/2006/relationships/hyperlink" Target="https://4.bp.blogspot.com/-73dv84K85kI/WnlcfXpjdtI/AAAAAAAAAOE/zgC_JtAtHjMqvDLhpjzQJHxDmzTgy7AbwCLcBGAs/s1600/List%2BUser%2Bpostman%2B-%2BSpring%2B4%2BRestful%2BWeb%2BServices%2BCRUD%2BJSON%2BExample.jpg" TargetMode="External"/><Relationship Id="rId66" Type="http://schemas.openxmlformats.org/officeDocument/2006/relationships/hyperlink" Target="https://www.jackrutorial.com/search/label/file%20upload?max-results=6" TargetMode="External"/><Relationship Id="rId74" Type="http://schemas.openxmlformats.org/officeDocument/2006/relationships/hyperlink" Target="https://2.bp.blogspot.com/-htNsfXUYRZc/Wmiq-_D6jrI/AAAAAAAAAGI/GlTmdzCTvm4_nSloYawfDfZtveO5hbaHwCPcBGAYYCw/s640/configuration%2Bapache%2Btomcat%2Beclipse.jpg" TargetMode="External"/><Relationship Id="rId79" Type="http://schemas.openxmlformats.org/officeDocument/2006/relationships/image" Target="media/image27.jpeg"/><Relationship Id="rId87" Type="http://schemas.openxmlformats.org/officeDocument/2006/relationships/hyperlink" Target="https://1.bp.blogspot.com/-EN-CbODqkow/WoKw7SfCYwI/AAAAAAAAAPI/VnS8kJB6UqMXmRy92Po6W7GuyMn40JDbgCLcBGAs/s1600/Project%2BStructure%2BSpring%2BMvc%2BExport%2BFile%2BExample.jpg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3.bp.blogspot.com/-08xLazRj06k/Wnlcp34ziWI/AAAAAAAAAOI/5rY3TiKkk48YILW_vklmi_MQ2dFH-0m2ACLcBGAs/s1600/Update%2BUser%2Bpostman%2B-%2BSpring%2B4%2BRestful%2BWeb%2BServices%2BCRUD%2BJSON%2BExample.jpg" TargetMode="External"/><Relationship Id="rId82" Type="http://schemas.openxmlformats.org/officeDocument/2006/relationships/hyperlink" Target="https://www.jackrutorial.com/search/label/apache%20poi?max-results=6" TargetMode="External"/><Relationship Id="rId90" Type="http://schemas.openxmlformats.org/officeDocument/2006/relationships/image" Target="media/image31.jpeg"/><Relationship Id="rId95" Type="http://schemas.openxmlformats.org/officeDocument/2006/relationships/fontTable" Target="fontTable.xml"/><Relationship Id="rId19" Type="http://schemas.openxmlformats.org/officeDocument/2006/relationships/hyperlink" Target="https://2.bp.blogspot.com/-htNsfXUYRZc/Wmiq-_D6jrI/AAAAAAAAAGI/GlTmdzCTvm4_nSloYawfDfZtveO5hbaHwCPcBGAYYCw/s1600/configuration%2Bapache%2Btomcat%2Beclipse.jpg" TargetMode="External"/><Relationship Id="rId14" Type="http://schemas.openxmlformats.org/officeDocument/2006/relationships/hyperlink" Target="https://www.jackrutorial.com/2018/01/creating-a-web-application-with-spring-4-mvc-example-for-user-signup-login-and-logout-with-password-encoder-using-eclipse-mysql-database.html" TargetMode="External"/><Relationship Id="rId22" Type="http://schemas.openxmlformats.org/officeDocument/2006/relationships/image" Target="media/image7.jpeg"/><Relationship Id="rId27" Type="http://schemas.openxmlformats.org/officeDocument/2006/relationships/hyperlink" Target="https://3.bp.blogspot.com/-ytW-dSTqYig/Wm_wRdKRiiI/AAAAAAAAAIc/AAd7GpbnAzArB1pmpAEa2RThDSL_8uUBwCLcBGAs/s1600/user_list_page.jpg" TargetMode="External"/><Relationship Id="rId30" Type="http://schemas.openxmlformats.org/officeDocument/2006/relationships/image" Target="media/image11.jpeg"/><Relationship Id="rId35" Type="http://schemas.openxmlformats.org/officeDocument/2006/relationships/hyperlink" Target="https://www.jackrutorial.com/2018/01/spring-mvc-crud-operations-with-spring-jdbc-template-and-mysql-database-tutorial.html" TargetMode="External"/><Relationship Id="rId43" Type="http://schemas.openxmlformats.org/officeDocument/2006/relationships/image" Target="media/image16.jpeg"/><Relationship Id="rId48" Type="http://schemas.openxmlformats.org/officeDocument/2006/relationships/hyperlink" Target="https://www.jackrutorial.com/2018/02/spring-4-mvc-restful-web-services-json-crud-using-maven-within-the-eclipse-ide-and-mysql-database-tutorial.html" TargetMode="External"/><Relationship Id="rId56" Type="http://schemas.openxmlformats.org/officeDocument/2006/relationships/image" Target="media/image20.jpeg"/><Relationship Id="rId64" Type="http://schemas.openxmlformats.org/officeDocument/2006/relationships/hyperlink" Target="https://3.bp.blogspot.com/-8BQcgCl_rJw/Wnlc1-UG_kI/AAAAAAAAAOQ/VlOfwFv09RwQVFB0gghSwT3aVzRxQh6LQCLcBGAs/s1600/Delete%2BUser%2Bpostman%2B-%2BSpring%2B4%2BRestful%2BWeb%2BServices%2BCRUD%2BJSON%2BExample.jpg" TargetMode="External"/><Relationship Id="rId69" Type="http://schemas.openxmlformats.org/officeDocument/2006/relationships/hyperlink" Target="https://www.jackrutorial.com/search/label/spring%20mvc%20tutorial" TargetMode="External"/><Relationship Id="rId77" Type="http://schemas.openxmlformats.org/officeDocument/2006/relationships/image" Target="media/image26.jpeg"/><Relationship Id="rId8" Type="http://schemas.openxmlformats.org/officeDocument/2006/relationships/hyperlink" Target="https://1.bp.blogspot.com/-TumTjs14dR4/WnQYBrgfRpI/AAAAAAAAAMY/XYtoI5VnmkM385ujMRVC5R8qWBgfBJT0QCLcBGAs/s1600/add%2Bnew%2Bcustomer%2Bform.jpg" TargetMode="External"/><Relationship Id="rId51" Type="http://schemas.openxmlformats.org/officeDocument/2006/relationships/image" Target="media/image18.jpeg"/><Relationship Id="rId72" Type="http://schemas.openxmlformats.org/officeDocument/2006/relationships/hyperlink" Target="https://1.bp.blogspot.com/-89UTKg_MuvA/Wv2e4K3-WRI/AAAAAAAAA64/1BFeclwQqKYKEIfcYeh2J9MVGsi5VHGPACLcBGAs/s1600/Project%2BStructure%2BSpring%2BMVC%2BMultipart%2Bfile%2Bupload%2BExample.jpg" TargetMode="External"/><Relationship Id="rId80" Type="http://schemas.openxmlformats.org/officeDocument/2006/relationships/hyperlink" Target="https://1.bp.blogspot.com/-Y5Nwt7kRF_Y/Wv2z8iTn7EI/AAAAAAAAA7c/VAKmVa0fyxsKpd8k8qI4j30-wu3nwu1fQCLcBGAs/s1600/upload%2Bfiles%2Bpage%2Bsuccessfully.jpg" TargetMode="External"/><Relationship Id="rId85" Type="http://schemas.openxmlformats.org/officeDocument/2006/relationships/hyperlink" Target="https://2.bp.blogspot.com/-m3TEKP3om58/WsObphtQUGI/AAAAAAAAAm8/pT_d-Unwcckqgw1ggtjSlK0TNnD0W5NMwCLcBGAs/s1600/Generate-Excel-file-And-PDF-file-in-Spring-4-MVC.jpg" TargetMode="External"/><Relationship Id="rId93" Type="http://schemas.openxmlformats.org/officeDocument/2006/relationships/hyperlink" Target="https://4.bp.blogspot.com/-K07VYUhZexE/WoKyRNqB-RI/AAAAAAAAAPc/jLtzExxYdAw2s6tgJwqk-foA2YlRx4s1wCLcBGAs/s1600/report_pdf.jpg" TargetMode="External"/><Relationship Id="rId3" Type="http://schemas.microsoft.com/office/2007/relationships/stylesWithEffects" Target="stylesWithEffects.xml"/><Relationship Id="rId12" Type="http://schemas.openxmlformats.org/officeDocument/2006/relationships/hyperlink" Target="https://www.jackrutorial.com/search/label/java?max-results=6" TargetMode="External"/><Relationship Id="rId17" Type="http://schemas.openxmlformats.org/officeDocument/2006/relationships/hyperlink" Target="https://4.bp.blogspot.com/-6vEmEsIMono/WnAjby7iMcI/AAAAAAAAAJE/a9VvKIkVW3IdOblRWmI3ymUmMs2YVImAQCLcBGAs/s1600/Project%2BStructure%2BSpring%2B4%2BMVC%2BSignup%2BLogin%2BLogout%2BForm%2Bwith%2Bpassword%2Bencoder.png" TargetMode="External"/><Relationship Id="rId25" Type="http://schemas.openxmlformats.org/officeDocument/2006/relationships/hyperlink" Target="https://1.bp.blogspot.com/-cmT8Tq5TopI/Wm_v9SYTwAI/AAAAAAAAAIY/0FoFsCXtWXcdbpTx6SXnbEIQOyik6KJtgCLcBGAs/s1600/welcome_admin_home_page.jpg" TargetMode="External"/><Relationship Id="rId33" Type="http://schemas.openxmlformats.org/officeDocument/2006/relationships/hyperlink" Target="https://www.jackrutorial.com/search/label/java?max-results=6" TargetMode="External"/><Relationship Id="rId38" Type="http://schemas.openxmlformats.org/officeDocument/2006/relationships/hyperlink" Target="https://2.bp.blogspot.com/-n29B3fbqEDA/WnGWbdHuX7I/AAAAAAAAAJc/PkbsErfAy4U-T44epBGy61dtCxc1-zTngCLcBGAs/s1600/Project%2BStructure%2BSpring%2B4%2BMVC%2BCRUD%2BOperations%2Bwith%2BSpring%2BJDBC%2BTemplate.png" TargetMode="External"/><Relationship Id="rId46" Type="http://schemas.openxmlformats.org/officeDocument/2006/relationships/hyperlink" Target="https://www.jackrutorial.com/search/label/java?max-results=6" TargetMode="External"/><Relationship Id="rId59" Type="http://schemas.openxmlformats.org/officeDocument/2006/relationships/image" Target="media/image21.jpeg"/><Relationship Id="rId67" Type="http://schemas.openxmlformats.org/officeDocument/2006/relationships/hyperlink" Target="https://www.jackrutorial.com/search/label/java?max-results=6" TargetMode="External"/><Relationship Id="rId20" Type="http://schemas.openxmlformats.org/officeDocument/2006/relationships/image" Target="media/image6.jpeg"/><Relationship Id="rId41" Type="http://schemas.openxmlformats.org/officeDocument/2006/relationships/image" Target="media/image15.jpeg"/><Relationship Id="rId54" Type="http://schemas.openxmlformats.org/officeDocument/2006/relationships/hyperlink" Target="http://localhost:8080/SpringRESTFulExample/add/" TargetMode="External"/><Relationship Id="rId62" Type="http://schemas.openxmlformats.org/officeDocument/2006/relationships/image" Target="media/image22.jpeg"/><Relationship Id="rId70" Type="http://schemas.openxmlformats.org/officeDocument/2006/relationships/hyperlink" Target="https://3.bp.blogspot.com/-CuRm1osV0fs/Wv24Er-eeCI/AAAAAAAAA7w/e4wGm8NXA6UO8I3OgoxNePlFr-cRUwTaACLcBGAs/s1600/Spring-MVC-Multipart-file-upload-Example-with-Validator.jpg" TargetMode="External"/><Relationship Id="rId75" Type="http://schemas.openxmlformats.org/officeDocument/2006/relationships/hyperlink" Target="https://4.bp.blogspot.com/-E9eOOzbOQUY/WmirUbsBtkI/AAAAAAAAAGM/hpdZL9HUWlU9jK4i-SWWHxRg_4vNVI_0wCPcBGAYYCw/s640/configuration%2Bapache%2Btomcat%2B7%2Beclipse.jpg" TargetMode="External"/><Relationship Id="rId83" Type="http://schemas.openxmlformats.org/officeDocument/2006/relationships/hyperlink" Target="https://www.jackrutorial.com/search/label/export%20excel%20file?max-results=6" TargetMode="External"/><Relationship Id="rId88" Type="http://schemas.openxmlformats.org/officeDocument/2006/relationships/image" Target="media/image30.jpeg"/><Relationship Id="rId91" Type="http://schemas.openxmlformats.org/officeDocument/2006/relationships/hyperlink" Target="https://2.bp.blogspot.com/-C0sMquD0cyQ/WoKyKwtvFwI/AAAAAAAAAPY/1X2ENox-UPY0Ub2MGdAu3sjinXexLIePgCLcBGAs/s1600/report_excel.jpg" TargetMode="External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2.bp.blogspot.com/-rHRjknT2Gt8/WnQWL2cyi0I/AAAAAAAAAMM/9eaBWHr5sgccjUpJwecAfR1xnE3qCaHKQCLcBGAs/s1600/Project%2BStructure%2BSpring%2B4%2BMVC%2BHibernate%2BMySQL%2BDatabase%2BMaven%2BCRUD%2BOperations%2BIntegration.jpg" TargetMode="External"/><Relationship Id="rId15" Type="http://schemas.openxmlformats.org/officeDocument/2006/relationships/hyperlink" Target="https://1.bp.blogspot.com/-kjDii2S0oLk/WsZEBcBqKnI/AAAAAAAAAo0/LqOTrMBC7zwtJ6olPn_h7wEUuGGjT_2zwCLcBGAs/s1600/Spring-4-MVC-Example-for-User-Signup%252C-Login-and-Logout-with-Password-encoder.jpg" TargetMode="External"/><Relationship Id="rId23" Type="http://schemas.openxmlformats.org/officeDocument/2006/relationships/hyperlink" Target="https://4.bp.blogspot.com/-ChZgb8P3Jlg/Wm_u5SLsi9I/AAAAAAAAAIM/D9IKPcz0NRIZ7qPTYLAqwtSK4PQ5fd9fQCLcBGAs/s1600/login_form.jpg" TargetMode="External"/><Relationship Id="rId28" Type="http://schemas.openxmlformats.org/officeDocument/2006/relationships/image" Target="media/image10.jpeg"/><Relationship Id="rId36" Type="http://schemas.openxmlformats.org/officeDocument/2006/relationships/hyperlink" Target="https://3.bp.blogspot.com/-nwqbyldKAGU/WsZCXQZRS3I/AAAAAAAAAog/hXrOA-tb1Lg-8YX0C-RHqCjmcCcItA-bACLcBGAs/s1600/Spring-4-MVC-CRUD-Operations-with-Spring-JDBC-Template.jpg" TargetMode="External"/><Relationship Id="rId49" Type="http://schemas.openxmlformats.org/officeDocument/2006/relationships/hyperlink" Target="https://www.jackrutorial.com/2018/01/building-hibernate-crud-restful.html" TargetMode="External"/><Relationship Id="rId57" Type="http://schemas.openxmlformats.org/officeDocument/2006/relationships/hyperlink" Target="http://localhost:8080/SpringRESTFulExample/user/" TargetMode="External"/><Relationship Id="rId10" Type="http://schemas.openxmlformats.org/officeDocument/2006/relationships/hyperlink" Target="https://4.bp.blogspot.com/-2JmkfrFs8DU/WnQYLNJyRqI/AAAAAAAAAMc/HOY3p7XggQAYrtutpy-tK1X4-wkdSNtSwCLcBGAs/s1600/customer%2Blist%2Bpage.jpg" TargetMode="External"/><Relationship Id="rId31" Type="http://schemas.openxmlformats.org/officeDocument/2006/relationships/hyperlink" Target="https://3.bp.blogspot.com/-aSEwEyYJXpQ/Wm_wz4TxWPI/AAAAAAAAAIo/DaXFIZCjPi8hnPATmVQ6zZQ0AzG5ZT6bwCLcBGAs/s1600/signup_page.jpg" TargetMode="External"/><Relationship Id="rId44" Type="http://schemas.openxmlformats.org/officeDocument/2006/relationships/hyperlink" Target="https://3.bp.blogspot.com/-JZvzDJcZc_s/WnHdFq3HgwI/AAAAAAAAAJ4/XFPiR4H9J7wtidAeHvTU3Q6BYl6HkKefACLcBGAs/s1600/update_user_page.jpg" TargetMode="External"/><Relationship Id="rId52" Type="http://schemas.openxmlformats.org/officeDocument/2006/relationships/hyperlink" Target="https://4.bp.blogspot.com/-iUB2RLeQtWA/WnlXFf5BJuI/AAAAAAAAANo/UU77AEbG3mEcw1EJgsKG3r8Qzus0j7fEACLcBGAs/s1600/Project%2BStructure%2BSpring%2B4%2BRestful%2Bweb%2Bservices%2Bcrud%2Bjson%2Bexample.jpg" TargetMode="External"/><Relationship Id="rId60" Type="http://schemas.openxmlformats.org/officeDocument/2006/relationships/hyperlink" Target="http://localhost:8080/SpringRESTFulExample/update/1" TargetMode="External"/><Relationship Id="rId65" Type="http://schemas.openxmlformats.org/officeDocument/2006/relationships/image" Target="media/image23.jpeg"/><Relationship Id="rId73" Type="http://schemas.openxmlformats.org/officeDocument/2006/relationships/image" Target="media/image25.jpeg"/><Relationship Id="rId78" Type="http://schemas.openxmlformats.org/officeDocument/2006/relationships/hyperlink" Target="https://1.bp.blogspot.com/-a9EC6Lk9SgQ/Wv2zZ_j5VYI/AAAAAAAAA7U/1O1VwZxofLIuPJhT4iUa0_j28Knyo0AbgCLcBGAs/s1600/upload%2Bfiles%2Bpage%2Berror.jpg" TargetMode="External"/><Relationship Id="rId81" Type="http://schemas.openxmlformats.org/officeDocument/2006/relationships/image" Target="media/image28.jpeg"/><Relationship Id="rId86" Type="http://schemas.openxmlformats.org/officeDocument/2006/relationships/image" Target="media/image29.jpeg"/><Relationship Id="rId94" Type="http://schemas.openxmlformats.org/officeDocument/2006/relationships/image" Target="media/image3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90</Pages>
  <Words>16875</Words>
  <Characters>96188</Characters>
  <Application>Microsoft Office Word</Application>
  <DocSecurity>0</DocSecurity>
  <Lines>801</Lines>
  <Paragraphs>225</Paragraphs>
  <ScaleCrop>false</ScaleCrop>
  <Company/>
  <LinksUpToDate>false</LinksUpToDate>
  <CharactersWithSpaces>112838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2018-08-05T04:17:00Z</dcterms:created>
  <dcterms:modified xsi:type="dcterms:W3CDTF">2018-08-05T04:35:00Z</dcterms:modified>
</cp:coreProperties>
</file>